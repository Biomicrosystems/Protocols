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1F45" w:rsidDel="00F0716C" w:rsidRDefault="00AD1F45" w:rsidP="004A3020">
      <w:pPr>
        <w:jc w:val="center"/>
        <w:rPr>
          <w:del w:id="0" w:author="Ingrid Nathaly Rangel Muñoz" w:date="2018-08-13T09:43:00Z"/>
          <w:b/>
          <w:sz w:val="28"/>
          <w:szCs w:val="28"/>
        </w:rPr>
      </w:pPr>
    </w:p>
    <w:p w:rsidR="00232003" w:rsidRPr="00232003" w:rsidRDefault="00402C49" w:rsidP="00232003">
      <w:pPr>
        <w:jc w:val="center"/>
        <w:rPr>
          <w:b/>
          <w:sz w:val="28"/>
          <w:szCs w:val="28"/>
        </w:rPr>
      </w:pPr>
      <w:del w:id="1" w:author="Ingrid Nathaly Rangel Muñoz" w:date="2018-08-13T09:43:00Z">
        <w:r w:rsidDel="00F0716C">
          <w:rPr>
            <w:b/>
            <w:sz w:val="28"/>
            <w:szCs w:val="28"/>
          </w:rPr>
          <w:delText>P</w:delText>
        </w:r>
      </w:del>
      <w:r>
        <w:rPr>
          <w:b/>
          <w:sz w:val="28"/>
          <w:szCs w:val="28"/>
        </w:rPr>
        <w:t>ROTOCOLO</w:t>
      </w:r>
      <w:r w:rsidR="00E37535">
        <w:rPr>
          <w:b/>
          <w:sz w:val="28"/>
          <w:szCs w:val="28"/>
        </w:rPr>
        <w:t xml:space="preserve"> </w:t>
      </w:r>
      <w:r w:rsidR="00625286">
        <w:rPr>
          <w:b/>
          <w:sz w:val="28"/>
          <w:szCs w:val="28"/>
        </w:rPr>
        <w:t>LITOGRAFIA</w:t>
      </w:r>
    </w:p>
    <w:p w:rsidR="00AD1F45" w:rsidRDefault="00232003" w:rsidP="00232003">
      <w:pPr>
        <w:jc w:val="center"/>
        <w:rPr>
          <w:b/>
          <w:i/>
          <w:sz w:val="28"/>
          <w:szCs w:val="28"/>
        </w:rPr>
      </w:pPr>
      <w:r w:rsidRPr="00232003">
        <w:rPr>
          <w:b/>
          <w:i/>
          <w:sz w:val="28"/>
          <w:szCs w:val="28"/>
        </w:rPr>
        <w:t>Versión 1.0</w:t>
      </w:r>
    </w:p>
    <w:p w:rsidR="00AD1F45" w:rsidRPr="00232003" w:rsidRDefault="00232003" w:rsidP="00232003">
      <w:pPr>
        <w:jc w:val="right"/>
        <w:rPr>
          <w:b/>
          <w:sz w:val="26"/>
          <w:szCs w:val="26"/>
        </w:rPr>
      </w:pPr>
      <w:r w:rsidRPr="00232003">
        <w:rPr>
          <w:b/>
          <w:sz w:val="26"/>
          <w:szCs w:val="26"/>
        </w:rPr>
        <w:t>Elaboro: María Camila Guachetá Buendía</w:t>
      </w:r>
    </w:p>
    <w:p w:rsidR="00250922" w:rsidRPr="00F0716C" w:rsidRDefault="0028650D" w:rsidP="00F0716C">
      <w:pPr>
        <w:pStyle w:val="Ttulo1"/>
        <w:numPr>
          <w:ilvl w:val="0"/>
          <w:numId w:val="16"/>
        </w:numPr>
      </w:pPr>
      <w:r w:rsidRPr="00F0716C">
        <w:t>OBJETIVO</w:t>
      </w:r>
    </w:p>
    <w:p w:rsidR="0028650D" w:rsidRPr="00F0716C" w:rsidRDefault="00791019" w:rsidP="00F0716C">
      <w:pPr>
        <w:tabs>
          <w:tab w:val="num" w:pos="720"/>
        </w:tabs>
        <w:rPr>
          <w:bCs/>
        </w:rPr>
      </w:pPr>
      <w:r w:rsidRPr="00F80682">
        <w:t xml:space="preserve">El objetivo de este protocolo es proponer un modo rápido </w:t>
      </w:r>
      <w:r w:rsidR="00F80682" w:rsidRPr="00F80682">
        <w:t xml:space="preserve">y efectivo </w:t>
      </w:r>
      <w:r w:rsidRPr="00F80682">
        <w:t xml:space="preserve">de hacer </w:t>
      </w:r>
      <w:r w:rsidR="00F80682" w:rsidRPr="00F80682">
        <w:t>litografía en el laboratorio de sala limpia.</w:t>
      </w:r>
    </w:p>
    <w:p w:rsidR="0028650D" w:rsidRPr="00F80682" w:rsidRDefault="0028650D" w:rsidP="00F0716C">
      <w:pPr>
        <w:pStyle w:val="Ttulo1"/>
        <w:numPr>
          <w:ilvl w:val="0"/>
          <w:numId w:val="16"/>
        </w:numPr>
      </w:pPr>
      <w:r w:rsidRPr="00F80682">
        <w:t xml:space="preserve">ALCANCE </w:t>
      </w:r>
    </w:p>
    <w:p w:rsidR="00232003" w:rsidRDefault="00791019" w:rsidP="00F0716C">
      <w:pPr>
        <w:tabs>
          <w:tab w:val="num" w:pos="720"/>
        </w:tabs>
      </w:pPr>
      <w:r w:rsidRPr="00F80682">
        <w:rPr>
          <w:bCs/>
        </w:rPr>
        <w:t xml:space="preserve">Desarrollar técnicas </w:t>
      </w:r>
      <w:r w:rsidR="00F0716C">
        <w:rPr>
          <w:bCs/>
        </w:rPr>
        <w:t>que se</w:t>
      </w:r>
      <w:r w:rsidR="00F80682" w:rsidRPr="00F80682">
        <w:rPr>
          <w:bCs/>
        </w:rPr>
        <w:t xml:space="preserve"> puedan llevar a cabo dentro de sala limpia para la impresión de diseños electrónicos a gran escala, con lo que se pueda llegar a obtener</w:t>
      </w:r>
      <w:r w:rsidRPr="00F80682">
        <w:rPr>
          <w:bCs/>
        </w:rPr>
        <w:t xml:space="preserve"> mayor versatilid</w:t>
      </w:r>
      <w:r w:rsidR="00F0716C">
        <w:rPr>
          <w:bCs/>
        </w:rPr>
        <w:t>ad en la industria tecnológica.</w:t>
      </w:r>
    </w:p>
    <w:p w:rsidR="00FE0091" w:rsidRPr="00FE0091" w:rsidRDefault="00402C49" w:rsidP="00F0716C">
      <w:pPr>
        <w:pStyle w:val="Ttulo1"/>
        <w:numPr>
          <w:ilvl w:val="0"/>
          <w:numId w:val="16"/>
        </w:numPr>
      </w:pPr>
      <w:r>
        <w:t>PASO A PASO</w:t>
      </w:r>
    </w:p>
    <w:p w:rsidR="00DA3403" w:rsidRPr="00F0716C" w:rsidRDefault="00F42FCD" w:rsidP="008C70B4">
      <w:pPr>
        <w:pStyle w:val="Ttulo2"/>
        <w:numPr>
          <w:ilvl w:val="1"/>
          <w:numId w:val="16"/>
        </w:numPr>
      </w:pPr>
      <w:r w:rsidRPr="00F0716C">
        <w:t>PREPARACIÓN DE LA MALLA</w:t>
      </w:r>
    </w:p>
    <w:p w:rsidR="005626E5" w:rsidRPr="00F0716C" w:rsidRDefault="00F0716C" w:rsidP="00F0716C">
      <w:pPr>
        <w:pStyle w:val="Ttulo3"/>
        <w:numPr>
          <w:ilvl w:val="2"/>
          <w:numId w:val="16"/>
        </w:numPr>
      </w:pPr>
      <w:r w:rsidRPr="00F0716C">
        <w:t>Contexto</w:t>
      </w:r>
    </w:p>
    <w:p w:rsidR="005626E5" w:rsidRPr="002121F3" w:rsidRDefault="005626E5" w:rsidP="00F0716C">
      <w:r>
        <w:t xml:space="preserve">Los materiales a utilizar son: </w:t>
      </w:r>
    </w:p>
    <w:p w:rsidR="005626E5" w:rsidRPr="00F0716C" w:rsidRDefault="005626E5" w:rsidP="00F0716C">
      <w:pPr>
        <w:pStyle w:val="Prrafodelista"/>
        <w:numPr>
          <w:ilvl w:val="0"/>
          <w:numId w:val="17"/>
        </w:numPr>
        <w:rPr>
          <w:lang w:val="es-ES"/>
        </w:rPr>
      </w:pPr>
      <w:r w:rsidRPr="00F0716C">
        <w:rPr>
          <w:lang w:val="es-ES"/>
        </w:rPr>
        <w:t>Contac.</w:t>
      </w:r>
    </w:p>
    <w:p w:rsidR="005626E5" w:rsidRPr="00F0716C" w:rsidRDefault="005626E5" w:rsidP="00F0716C">
      <w:pPr>
        <w:pStyle w:val="Prrafodelista"/>
        <w:numPr>
          <w:ilvl w:val="0"/>
          <w:numId w:val="17"/>
        </w:numPr>
        <w:rPr>
          <w:lang w:val="es-ES"/>
        </w:rPr>
      </w:pPr>
      <w:r w:rsidRPr="00F0716C">
        <w:rPr>
          <w:lang w:val="es-ES"/>
        </w:rPr>
        <w:t>Tejido para serigrafía.</w:t>
      </w:r>
    </w:p>
    <w:p w:rsidR="005626E5" w:rsidRPr="00F0716C" w:rsidRDefault="005626E5" w:rsidP="00F0716C">
      <w:pPr>
        <w:pStyle w:val="Prrafodelista"/>
        <w:numPr>
          <w:ilvl w:val="0"/>
          <w:numId w:val="17"/>
        </w:numPr>
        <w:rPr>
          <w:lang w:val="es-ES"/>
        </w:rPr>
      </w:pPr>
      <w:r w:rsidRPr="00F0716C">
        <w:rPr>
          <w:lang w:val="es-ES"/>
        </w:rPr>
        <w:t>Marco en madera para serigrafía.</w:t>
      </w:r>
    </w:p>
    <w:p w:rsidR="005626E5" w:rsidRPr="00F0716C" w:rsidRDefault="005626E5" w:rsidP="00F0716C">
      <w:pPr>
        <w:pStyle w:val="Prrafodelista"/>
        <w:numPr>
          <w:ilvl w:val="0"/>
          <w:numId w:val="17"/>
        </w:numPr>
        <w:rPr>
          <w:lang w:val="es-ES"/>
        </w:rPr>
      </w:pPr>
      <w:r w:rsidRPr="00F0716C">
        <w:rPr>
          <w:lang w:val="es-ES"/>
        </w:rPr>
        <w:t>Cosedora.</w:t>
      </w:r>
    </w:p>
    <w:p w:rsidR="005626E5" w:rsidRPr="00F0716C" w:rsidRDefault="005626E5" w:rsidP="005626E5">
      <w:pPr>
        <w:pStyle w:val="Prrafodelista"/>
        <w:numPr>
          <w:ilvl w:val="0"/>
          <w:numId w:val="17"/>
        </w:numPr>
        <w:rPr>
          <w:lang w:val="es-ES"/>
        </w:rPr>
      </w:pPr>
      <w:r w:rsidRPr="00F0716C">
        <w:rPr>
          <w:lang w:val="es-ES"/>
        </w:rPr>
        <w:t>Escobilla.</w:t>
      </w:r>
    </w:p>
    <w:p w:rsidR="00F42FCD" w:rsidRDefault="00F42FCD" w:rsidP="00F0716C">
      <w:pPr>
        <w:rPr>
          <w:lang w:val="es-ES"/>
        </w:rPr>
      </w:pPr>
      <w:r>
        <w:rPr>
          <w:lang w:val="es-ES"/>
        </w:rPr>
        <w:t xml:space="preserve">La malla consta de un bastidor de madera con uniones fuertes en las esquinas y un tejido tensado.  El tamaño del bastidor depende de las medidas y cantidad de impresiones que se quieren hacer, por lo que este debe tener un tamaño mayor al diseño total para impresión. </w:t>
      </w:r>
    </w:p>
    <w:p w:rsidR="00F0716C" w:rsidRDefault="005626E5" w:rsidP="00F0716C">
      <w:pPr>
        <w:keepNext/>
        <w:jc w:val="center"/>
      </w:pPr>
      <w:bookmarkStart w:id="2" w:name="_GoBack"/>
      <w:bookmarkEnd w:id="2"/>
      <w:r>
        <w:rPr>
          <w:noProof/>
        </w:rPr>
        <w:lastRenderedPageBreak/>
        <w:drawing>
          <wp:inline distT="0" distB="0" distL="0" distR="0" wp14:anchorId="263C7205" wp14:editId="77EEF7BD">
            <wp:extent cx="2886075" cy="2342179"/>
            <wp:effectExtent l="0" t="0" r="0" b="1270"/>
            <wp:docPr id="1" name="Imagen 1" descr="Click ,para imagende lo que quiero h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para imagende lo que quiero hace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2578"/>
                    <a:stretch/>
                  </pic:blipFill>
                  <pic:spPr bwMode="auto">
                    <a:xfrm>
                      <a:off x="0" y="0"/>
                      <a:ext cx="2887055" cy="2342974"/>
                    </a:xfrm>
                    <a:prstGeom prst="rect">
                      <a:avLst/>
                    </a:prstGeom>
                    <a:noFill/>
                    <a:ln>
                      <a:noFill/>
                    </a:ln>
                    <a:extLst>
                      <a:ext uri="{53640926-AAD7-44D8-BBD7-CCE9431645EC}">
                        <a14:shadowObscured xmlns:a14="http://schemas.microsoft.com/office/drawing/2010/main"/>
                      </a:ext>
                    </a:extLst>
                  </pic:spPr>
                </pic:pic>
              </a:graphicData>
            </a:graphic>
          </wp:inline>
        </w:drawing>
      </w:r>
    </w:p>
    <w:p w:rsidR="005626E5" w:rsidRDefault="00F0716C" w:rsidP="00F0716C">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sidR="008C70B4">
        <w:rPr>
          <w:noProof/>
        </w:rPr>
        <w:t>1</w:t>
      </w:r>
      <w:r w:rsidR="004B3737">
        <w:rPr>
          <w:noProof/>
        </w:rPr>
        <w:fldChar w:fldCharType="end"/>
      </w:r>
      <w:r>
        <w:t>:</w:t>
      </w:r>
      <w:r w:rsidRPr="0048442E">
        <w:t>Bastidor para litografía</w:t>
      </w:r>
      <w:r>
        <w:t>.</w:t>
      </w:r>
    </w:p>
    <w:p w:rsidR="00F42FCD" w:rsidRDefault="00F42FCD" w:rsidP="00F42FCD">
      <w:pPr>
        <w:rPr>
          <w:lang w:val="es-ES"/>
        </w:rPr>
      </w:pPr>
      <w:r>
        <w:rPr>
          <w:lang w:val="es-ES"/>
        </w:rPr>
        <w:t xml:space="preserve">Los tejidos más usados son de </w:t>
      </w:r>
      <w:r w:rsidR="0030599D">
        <w:rPr>
          <w:lang w:val="es-ES"/>
        </w:rPr>
        <w:t xml:space="preserve">nylon y poliéster y el tipo que se suele usar para impresión es llamado: </w:t>
      </w:r>
      <w:r w:rsidR="002F0199">
        <w:rPr>
          <w:lang w:val="es-ES"/>
        </w:rPr>
        <w:t>LINO</w:t>
      </w:r>
      <w:r w:rsidR="0030599D">
        <w:rPr>
          <w:lang w:val="es-ES"/>
        </w:rPr>
        <w:t xml:space="preserve">. </w:t>
      </w:r>
    </w:p>
    <w:p w:rsidR="0030599D" w:rsidRDefault="0030599D" w:rsidP="00F42FCD">
      <w:pPr>
        <w:rPr>
          <w:lang w:val="es-ES"/>
        </w:rPr>
      </w:pPr>
      <w:r>
        <w:rPr>
          <w:lang w:val="es-ES"/>
        </w:rPr>
        <w:t xml:space="preserve">La función de la escobilla es arrastrar la tinta por toda la malla, buscando así que la tinta pase a través del tejido y quede impresa sobre el material deseado. Una buena impresión depende también del manejo correcto de la escobilla, después de arrastrar la tinta la malla debe quedar limpia, opaca y sin gotas de tinta por la zona del diseño de impresión. </w:t>
      </w:r>
    </w:p>
    <w:p w:rsidR="00341181" w:rsidRDefault="00275855" w:rsidP="00341181">
      <w:pPr>
        <w:keepNext/>
        <w:jc w:val="center"/>
      </w:pPr>
      <w:r>
        <w:rPr>
          <w:noProof/>
        </w:rPr>
        <w:drawing>
          <wp:inline distT="0" distB="0" distL="0" distR="0" wp14:anchorId="45DB0574" wp14:editId="7E6D00FD">
            <wp:extent cx="2343150" cy="1562100"/>
            <wp:effectExtent l="0" t="0" r="0" b="0"/>
            <wp:docPr id="2" name="Imagen 2" descr="http://es.solarfilms-shop.com/media/catalog/product/cache/9/image/9df78eab33525d08d6e5fb8d27136e95/h/o/holzrakel_20c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s.solarfilms-shop.com/media/catalog/product/cache/9/image/9df78eab33525d08d6e5fb8d27136e95/h/o/holzrakel_20cm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3947" cy="1562631"/>
                    </a:xfrm>
                    <a:prstGeom prst="rect">
                      <a:avLst/>
                    </a:prstGeom>
                    <a:noFill/>
                    <a:ln>
                      <a:noFill/>
                    </a:ln>
                  </pic:spPr>
                </pic:pic>
              </a:graphicData>
            </a:graphic>
          </wp:inline>
        </w:drawing>
      </w:r>
    </w:p>
    <w:p w:rsidR="00275855" w:rsidRDefault="00341181" w:rsidP="00341181">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sidR="008C70B4">
        <w:rPr>
          <w:noProof/>
        </w:rPr>
        <w:t>2</w:t>
      </w:r>
      <w:r w:rsidR="004B3737">
        <w:rPr>
          <w:noProof/>
        </w:rPr>
        <w:fldChar w:fldCharType="end"/>
      </w:r>
      <w:r>
        <w:t xml:space="preserve">: </w:t>
      </w:r>
      <w:r w:rsidRPr="00FD16ED">
        <w:t>Escobilla</w:t>
      </w:r>
      <w:r>
        <w:t>.</w:t>
      </w:r>
    </w:p>
    <w:p w:rsidR="00DB02F4" w:rsidRPr="00275855" w:rsidRDefault="00275855" w:rsidP="008C70B4">
      <w:pPr>
        <w:pStyle w:val="Ttulo2"/>
        <w:numPr>
          <w:ilvl w:val="1"/>
          <w:numId w:val="16"/>
        </w:numPr>
      </w:pPr>
      <w:r>
        <w:t>FORMA DE TENSADO DE LA MALLA</w:t>
      </w:r>
    </w:p>
    <w:p w:rsidR="00DB02F4" w:rsidRDefault="00DB02F4" w:rsidP="00F42FCD">
      <w:pPr>
        <w:rPr>
          <w:lang w:val="es-ES"/>
        </w:rPr>
      </w:pPr>
      <w:r>
        <w:rPr>
          <w:lang w:val="es-ES"/>
        </w:rPr>
        <w:lastRenderedPageBreak/>
        <w:t xml:space="preserve">Hay varios tipos de tensado, sin </w:t>
      </w:r>
      <w:r w:rsidR="00341181">
        <w:rPr>
          <w:lang w:val="es-ES"/>
        </w:rPr>
        <w:t>embargo,</w:t>
      </w:r>
      <w:r>
        <w:rPr>
          <w:lang w:val="es-ES"/>
        </w:rPr>
        <w:t xml:space="preserve"> aquí se recomienda el tensado en </w:t>
      </w:r>
      <w:r w:rsidR="006D4C3D">
        <w:rPr>
          <w:lang w:val="es-ES"/>
        </w:rPr>
        <w:t>L</w:t>
      </w:r>
      <w:r>
        <w:rPr>
          <w:lang w:val="es-ES"/>
        </w:rPr>
        <w:t xml:space="preserve"> y diagonal. Este tensado se hace de la siguiente forma:</w:t>
      </w:r>
    </w:p>
    <w:p w:rsidR="00F20643" w:rsidRPr="00341181" w:rsidRDefault="00B81A84" w:rsidP="00341181">
      <w:pPr>
        <w:pStyle w:val="Prrafodelista"/>
        <w:numPr>
          <w:ilvl w:val="0"/>
          <w:numId w:val="18"/>
        </w:numPr>
        <w:rPr>
          <w:lang w:val="es-ES"/>
        </w:rPr>
      </w:pPr>
      <w:r w:rsidRPr="00341181">
        <w:rPr>
          <w:lang w:val="es-ES"/>
        </w:rPr>
        <w:t>Se grapa primero 3 esquinas primero se pone en una esquina luego en la esquina en diagonal y luego en la esquina intermedia a estas dos.</w:t>
      </w:r>
    </w:p>
    <w:p w:rsidR="00341181" w:rsidRDefault="007C61D7" w:rsidP="00341181">
      <w:pPr>
        <w:keepNext/>
        <w:jc w:val="center"/>
      </w:pPr>
      <w:r>
        <w:rPr>
          <w:noProof/>
        </w:rPr>
        <w:drawing>
          <wp:inline distT="0" distB="0" distL="0" distR="0" wp14:anchorId="0E169139" wp14:editId="12CDE7F7">
            <wp:extent cx="4448175" cy="1476375"/>
            <wp:effectExtent l="0" t="0" r="0" b="9525"/>
            <wp:docPr id="1130" name="Imagen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8609" b="9279"/>
                    <a:stretch/>
                  </pic:blipFill>
                  <pic:spPr bwMode="auto">
                    <a:xfrm>
                      <a:off x="0" y="0"/>
                      <a:ext cx="4454575" cy="1478499"/>
                    </a:xfrm>
                    <a:prstGeom prst="rect">
                      <a:avLst/>
                    </a:prstGeom>
                    <a:noFill/>
                    <a:ln>
                      <a:noFill/>
                    </a:ln>
                    <a:extLst>
                      <a:ext uri="{53640926-AAD7-44D8-BBD7-CCE9431645EC}">
                        <a14:shadowObscured xmlns:a14="http://schemas.microsoft.com/office/drawing/2010/main"/>
                      </a:ext>
                    </a:extLst>
                  </pic:spPr>
                </pic:pic>
              </a:graphicData>
            </a:graphic>
          </wp:inline>
        </w:drawing>
      </w:r>
    </w:p>
    <w:p w:rsidR="007C61D7" w:rsidRDefault="00341181" w:rsidP="00341181">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sidR="008C70B4">
        <w:rPr>
          <w:noProof/>
        </w:rPr>
        <w:t>3</w:t>
      </w:r>
      <w:r w:rsidR="004B3737">
        <w:rPr>
          <w:noProof/>
        </w:rPr>
        <w:fldChar w:fldCharType="end"/>
      </w:r>
      <w:r>
        <w:t xml:space="preserve">: </w:t>
      </w:r>
      <w:r w:rsidRPr="00BA3633">
        <w:t>Primero se grapan tres esquinas</w:t>
      </w:r>
      <w:r>
        <w:t>.</w:t>
      </w:r>
    </w:p>
    <w:p w:rsidR="00B81A84" w:rsidRPr="00341181" w:rsidRDefault="00B81A84" w:rsidP="00341181">
      <w:pPr>
        <w:pStyle w:val="Prrafodelista"/>
        <w:numPr>
          <w:ilvl w:val="0"/>
          <w:numId w:val="18"/>
        </w:numPr>
        <w:rPr>
          <w:lang w:val="es-ES"/>
        </w:rPr>
      </w:pPr>
      <w:r w:rsidRPr="00341181">
        <w:rPr>
          <w:lang w:val="es-ES"/>
        </w:rPr>
        <w:t xml:space="preserve">Luego se grapa el tejido de dos lados del bastidor formando una </w:t>
      </w:r>
      <w:r w:rsidR="006D4C3D" w:rsidRPr="00341181">
        <w:rPr>
          <w:lang w:val="es-ES"/>
        </w:rPr>
        <w:t>L</w:t>
      </w:r>
      <w:r w:rsidRPr="00341181">
        <w:rPr>
          <w:lang w:val="es-ES"/>
        </w:rPr>
        <w:t>.</w:t>
      </w:r>
    </w:p>
    <w:p w:rsidR="00341181" w:rsidRDefault="007C61D7" w:rsidP="00341181">
      <w:pPr>
        <w:keepNext/>
        <w:jc w:val="center"/>
      </w:pPr>
      <w:r>
        <w:rPr>
          <w:noProof/>
        </w:rPr>
        <w:drawing>
          <wp:inline distT="0" distB="0" distL="0" distR="0" wp14:anchorId="55A21D75" wp14:editId="47510678">
            <wp:extent cx="4219575" cy="1371600"/>
            <wp:effectExtent l="0" t="0" r="0" b="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19618" b="9759"/>
                    <a:stretch/>
                  </pic:blipFill>
                  <pic:spPr bwMode="auto">
                    <a:xfrm>
                      <a:off x="0" y="0"/>
                      <a:ext cx="4225646" cy="1373573"/>
                    </a:xfrm>
                    <a:prstGeom prst="rect">
                      <a:avLst/>
                    </a:prstGeom>
                    <a:noFill/>
                    <a:ln>
                      <a:noFill/>
                    </a:ln>
                    <a:extLst>
                      <a:ext uri="{53640926-AAD7-44D8-BBD7-CCE9431645EC}">
                        <a14:shadowObscured xmlns:a14="http://schemas.microsoft.com/office/drawing/2010/main"/>
                      </a:ext>
                    </a:extLst>
                  </pic:spPr>
                </pic:pic>
              </a:graphicData>
            </a:graphic>
          </wp:inline>
        </w:drawing>
      </w:r>
    </w:p>
    <w:p w:rsidR="0010519B" w:rsidRPr="00341181" w:rsidRDefault="00341181" w:rsidP="00341181">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sidR="008C70B4">
        <w:rPr>
          <w:noProof/>
        </w:rPr>
        <w:t>4</w:t>
      </w:r>
      <w:r w:rsidR="004B3737">
        <w:rPr>
          <w:noProof/>
        </w:rPr>
        <w:fldChar w:fldCharType="end"/>
      </w:r>
      <w:r>
        <w:t xml:space="preserve">: </w:t>
      </w:r>
      <w:r w:rsidRPr="00F3492C">
        <w:t>Tejido grapado en ele.</w:t>
      </w:r>
    </w:p>
    <w:p w:rsidR="00B81A84" w:rsidRPr="00341181" w:rsidRDefault="00B81A84" w:rsidP="00341181">
      <w:pPr>
        <w:pStyle w:val="Prrafodelista"/>
        <w:numPr>
          <w:ilvl w:val="0"/>
          <w:numId w:val="18"/>
        </w:numPr>
        <w:rPr>
          <w:lang w:val="es-ES"/>
        </w:rPr>
      </w:pPr>
      <w:r w:rsidRPr="00341181">
        <w:rPr>
          <w:lang w:val="es-ES"/>
        </w:rPr>
        <w:t>Después se tensa levemente en diagonal hacia la esquina faltante y se grapa.</w:t>
      </w:r>
    </w:p>
    <w:p w:rsidR="00341181" w:rsidRDefault="0010519B" w:rsidP="008C70B4">
      <w:pPr>
        <w:jc w:val="center"/>
      </w:pPr>
      <w:r>
        <w:rPr>
          <w:noProof/>
        </w:rPr>
        <w:lastRenderedPageBreak/>
        <w:drawing>
          <wp:inline distT="0" distB="0" distL="0" distR="0" wp14:anchorId="16B7AC07" wp14:editId="1F4F52E0">
            <wp:extent cx="4311142" cy="2114550"/>
            <wp:effectExtent l="0" t="0" r="0" b="0"/>
            <wp:docPr id="1083" name="Imagen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5267"/>
                    <a:stretch/>
                  </pic:blipFill>
                  <pic:spPr bwMode="auto">
                    <a:xfrm>
                      <a:off x="0" y="0"/>
                      <a:ext cx="4312785" cy="2115356"/>
                    </a:xfrm>
                    <a:prstGeom prst="rect">
                      <a:avLst/>
                    </a:prstGeom>
                    <a:noFill/>
                    <a:ln>
                      <a:noFill/>
                    </a:ln>
                    <a:extLst>
                      <a:ext uri="{53640926-AAD7-44D8-BBD7-CCE9431645EC}">
                        <a14:shadowObscured xmlns:a14="http://schemas.microsoft.com/office/drawing/2010/main"/>
                      </a:ext>
                    </a:extLst>
                  </pic:spPr>
                </pic:pic>
              </a:graphicData>
            </a:graphic>
          </wp:inline>
        </w:drawing>
      </w:r>
    </w:p>
    <w:p w:rsidR="0010519B" w:rsidRDefault="00341181" w:rsidP="00341181">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sidR="008C70B4">
        <w:rPr>
          <w:noProof/>
        </w:rPr>
        <w:t>5</w:t>
      </w:r>
      <w:r w:rsidR="004B3737">
        <w:rPr>
          <w:noProof/>
        </w:rPr>
        <w:fldChar w:fldCharType="end"/>
      </w:r>
      <w:r>
        <w:t xml:space="preserve">: </w:t>
      </w:r>
      <w:r w:rsidRPr="00E30FAD">
        <w:t>Nueva esquina grapada.</w:t>
      </w:r>
    </w:p>
    <w:p w:rsidR="00B81A84" w:rsidRPr="008C70B4" w:rsidRDefault="00B81A84" w:rsidP="008C70B4">
      <w:pPr>
        <w:pStyle w:val="Prrafodelista"/>
        <w:numPr>
          <w:ilvl w:val="0"/>
          <w:numId w:val="18"/>
        </w:numPr>
        <w:rPr>
          <w:lang w:val="es-ES"/>
        </w:rPr>
      </w:pPr>
      <w:r w:rsidRPr="008C70B4">
        <w:rPr>
          <w:lang w:val="es-ES"/>
        </w:rPr>
        <w:t>Se tensa cada uno de los dos lados que faltan grapando por partes.</w:t>
      </w:r>
    </w:p>
    <w:p w:rsidR="008C70B4" w:rsidRDefault="0010519B" w:rsidP="008C70B4">
      <w:pPr>
        <w:keepNext/>
        <w:jc w:val="center"/>
      </w:pPr>
      <w:r>
        <w:rPr>
          <w:noProof/>
        </w:rPr>
        <w:drawing>
          <wp:inline distT="0" distB="0" distL="0" distR="0" wp14:anchorId="02E8187D" wp14:editId="1D00282A">
            <wp:extent cx="5158414" cy="2381250"/>
            <wp:effectExtent l="0" t="0" r="0" b="0"/>
            <wp:docPr id="1161" name="Imagen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14089"/>
                    <a:stretch/>
                  </pic:blipFill>
                  <pic:spPr bwMode="auto">
                    <a:xfrm>
                      <a:off x="0" y="0"/>
                      <a:ext cx="5158414" cy="2381250"/>
                    </a:xfrm>
                    <a:prstGeom prst="rect">
                      <a:avLst/>
                    </a:prstGeom>
                    <a:noFill/>
                    <a:ln>
                      <a:noFill/>
                    </a:ln>
                    <a:extLst>
                      <a:ext uri="{53640926-AAD7-44D8-BBD7-CCE9431645EC}">
                        <a14:shadowObscured xmlns:a14="http://schemas.microsoft.com/office/drawing/2010/main"/>
                      </a:ext>
                    </a:extLst>
                  </pic:spPr>
                </pic:pic>
              </a:graphicData>
            </a:graphic>
          </wp:inline>
        </w:drawing>
      </w:r>
    </w:p>
    <w:p w:rsidR="005C1C7A" w:rsidRDefault="008C70B4" w:rsidP="008C70B4">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6</w:t>
      </w:r>
      <w:r w:rsidR="004B3737">
        <w:rPr>
          <w:noProof/>
        </w:rPr>
        <w:fldChar w:fldCharType="end"/>
      </w:r>
      <w:r>
        <w:t xml:space="preserve">: </w:t>
      </w:r>
      <w:r w:rsidRPr="00AA5793">
        <w:t>Se jalan y se grapan las partes del tejido que falta por tensar.</w:t>
      </w:r>
    </w:p>
    <w:p w:rsidR="00A603E2" w:rsidRPr="008C70B4" w:rsidRDefault="008C70B4" w:rsidP="00A603E2">
      <w:pPr>
        <w:pStyle w:val="Prrafodelista"/>
        <w:numPr>
          <w:ilvl w:val="0"/>
          <w:numId w:val="18"/>
        </w:numPr>
        <w:rPr>
          <w:lang w:val="es-ES"/>
        </w:rPr>
      </w:pPr>
      <w:r w:rsidRPr="008C70B4">
        <w:rPr>
          <w:lang w:val="es-ES"/>
        </w:rPr>
        <w:t>E</w:t>
      </w:r>
      <w:r w:rsidR="00B81A84" w:rsidRPr="008C70B4">
        <w:rPr>
          <w:lang w:val="es-ES"/>
        </w:rPr>
        <w:t>l tensado debe ser comparable al del cuero de un tambor. Si esta tensado levemente, esto se notará porque el tejido se arruga.</w:t>
      </w:r>
    </w:p>
    <w:p w:rsidR="00B81A84" w:rsidRDefault="008C70B4" w:rsidP="008C70B4">
      <w:pPr>
        <w:pStyle w:val="Ttulo2"/>
        <w:numPr>
          <w:ilvl w:val="1"/>
          <w:numId w:val="16"/>
        </w:numPr>
      </w:pPr>
      <w:r>
        <w:t>S</w:t>
      </w:r>
      <w:r w:rsidR="00A603E2">
        <w:t>ELLADO DE LA MALLA</w:t>
      </w:r>
    </w:p>
    <w:p w:rsidR="005C1C7A" w:rsidRPr="002121F3" w:rsidRDefault="005C1C7A" w:rsidP="008C70B4">
      <w:r>
        <w:lastRenderedPageBreak/>
        <w:t xml:space="preserve">Los materiales a utilizar son: </w:t>
      </w:r>
    </w:p>
    <w:p w:rsidR="00A603E2" w:rsidRPr="005C1C7A" w:rsidRDefault="00A603E2" w:rsidP="005C1C7A">
      <w:pPr>
        <w:pStyle w:val="Prrafodelista"/>
        <w:numPr>
          <w:ilvl w:val="0"/>
          <w:numId w:val="13"/>
        </w:numPr>
        <w:rPr>
          <w:lang w:val="es-ES"/>
        </w:rPr>
      </w:pPr>
      <w:r w:rsidRPr="005C1C7A">
        <w:rPr>
          <w:lang w:val="es-ES"/>
        </w:rPr>
        <w:t>Laca peroxilina transparente para madera</w:t>
      </w:r>
    </w:p>
    <w:p w:rsidR="00A603E2" w:rsidRPr="005C1C7A" w:rsidRDefault="00A603E2" w:rsidP="005C1C7A">
      <w:pPr>
        <w:pStyle w:val="Prrafodelista"/>
        <w:numPr>
          <w:ilvl w:val="0"/>
          <w:numId w:val="13"/>
        </w:numPr>
        <w:rPr>
          <w:lang w:val="es-ES"/>
        </w:rPr>
      </w:pPr>
      <w:r w:rsidRPr="005C1C7A">
        <w:rPr>
          <w:lang w:val="es-ES"/>
        </w:rPr>
        <w:t>8 tiras de tela de coleta o papelina de 3 a 4 cm de ancho y de largo la medida interna y externa de cada lado del bastidor.</w:t>
      </w:r>
    </w:p>
    <w:p w:rsidR="00A603E2" w:rsidRPr="008C70B4" w:rsidRDefault="00A603E2" w:rsidP="00A603E2">
      <w:pPr>
        <w:pStyle w:val="Prrafodelista"/>
        <w:numPr>
          <w:ilvl w:val="0"/>
          <w:numId w:val="13"/>
        </w:numPr>
        <w:rPr>
          <w:lang w:val="es-ES"/>
        </w:rPr>
      </w:pPr>
      <w:r w:rsidRPr="005C1C7A">
        <w:rPr>
          <w:lang w:val="es-ES"/>
        </w:rPr>
        <w:t>Una brocha pequeña de una pulgada de ancho.</w:t>
      </w:r>
    </w:p>
    <w:p w:rsidR="00362A5D" w:rsidRPr="008C70B4" w:rsidRDefault="005C1C7A" w:rsidP="00A603E2">
      <w:pPr>
        <w:rPr>
          <w:lang w:val="es-ES"/>
        </w:rPr>
      </w:pPr>
      <w:r>
        <w:rPr>
          <w:lang w:val="es-ES"/>
        </w:rPr>
        <w:t>El sellado de la malla se realiza p</w:t>
      </w:r>
      <w:r w:rsidR="00362A5D">
        <w:rPr>
          <w:lang w:val="es-ES"/>
        </w:rPr>
        <w:t>ara evitar filtraciones de tinta, por el ángulo interno que forman la malla y el bastidor</w:t>
      </w:r>
      <w:r>
        <w:rPr>
          <w:lang w:val="es-ES"/>
        </w:rPr>
        <w:t xml:space="preserve"> y el procedimiento que se debe seguir es el siguiente:</w:t>
      </w:r>
    </w:p>
    <w:p w:rsidR="00606D41" w:rsidRDefault="00A603E2" w:rsidP="00A603E2">
      <w:pPr>
        <w:rPr>
          <w:lang w:val="es-ES"/>
        </w:rPr>
      </w:pPr>
      <w:r>
        <w:rPr>
          <w:lang w:val="es-ES"/>
        </w:rPr>
        <w:t>La laca debe estar diluida con un poco de t</w:t>
      </w:r>
      <w:r w:rsidR="002D0CB7">
        <w:rPr>
          <w:lang w:val="es-ES"/>
        </w:rPr>
        <w:t>h</w:t>
      </w:r>
      <w:r>
        <w:rPr>
          <w:lang w:val="es-ES"/>
        </w:rPr>
        <w:t>in</w:t>
      </w:r>
      <w:r w:rsidR="00EE58F2">
        <w:rPr>
          <w:lang w:val="es-ES"/>
        </w:rPr>
        <w:t>n</w:t>
      </w:r>
      <w:r>
        <w:rPr>
          <w:lang w:val="es-ES"/>
        </w:rPr>
        <w:t xml:space="preserve">er para que corra fácilmente con la brocha. Empezando por la parte interna del bastidor, se aplica la laca con la brocha a lo largo sobre el lado del bastidor y sobre la malla por unos 2cm, se toma una tira </w:t>
      </w:r>
      <w:r w:rsidR="00362A5D">
        <w:rPr>
          <w:lang w:val="es-ES"/>
        </w:rPr>
        <w:t xml:space="preserve">de tela de la medida </w:t>
      </w:r>
      <w:r>
        <w:rPr>
          <w:lang w:val="es-ES"/>
        </w:rPr>
        <w:t xml:space="preserve">que corresponda y se </w:t>
      </w:r>
      <w:r w:rsidR="00362A5D">
        <w:rPr>
          <w:lang w:val="es-ES"/>
        </w:rPr>
        <w:t>coloca formando ángulo con la malla y el bastidor. Se aplica nuevamente laca encima hasta que quede bien cubierta. Y se repite el proceso con cada lado que falta.</w:t>
      </w:r>
    </w:p>
    <w:p w:rsidR="008C70B4" w:rsidRDefault="00606D41" w:rsidP="008C70B4">
      <w:pPr>
        <w:keepNext/>
        <w:jc w:val="center"/>
      </w:pPr>
      <w:r>
        <w:rPr>
          <w:noProof/>
        </w:rPr>
        <w:drawing>
          <wp:inline distT="0" distB="0" distL="0" distR="0" wp14:anchorId="448F727E" wp14:editId="4E2813A1">
            <wp:extent cx="5295900" cy="1411690"/>
            <wp:effectExtent l="0" t="0" r="0" b="0"/>
            <wp:docPr id="1182" name="Imagen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1821" cy="1418600"/>
                    </a:xfrm>
                    <a:prstGeom prst="rect">
                      <a:avLst/>
                    </a:prstGeom>
                    <a:noFill/>
                  </pic:spPr>
                </pic:pic>
              </a:graphicData>
            </a:graphic>
          </wp:inline>
        </w:drawing>
      </w:r>
    </w:p>
    <w:p w:rsidR="00B556E5" w:rsidRPr="00606D41" w:rsidRDefault="008C70B4" w:rsidP="008C70B4">
      <w:pPr>
        <w:pStyle w:val="Descripcin"/>
        <w:jc w:val="center"/>
        <w:rPr>
          <w:lang w:val="es-ES"/>
        </w:rP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7</w:t>
      </w:r>
      <w:r w:rsidR="004B3737">
        <w:rPr>
          <w:noProof/>
        </w:rPr>
        <w:fldChar w:fldCharType="end"/>
      </w:r>
      <w:r>
        <w:t xml:space="preserve">: </w:t>
      </w:r>
      <w:r w:rsidRPr="00E55764">
        <w:t>Sellado de la malla en la parte interna del bastidor.</w:t>
      </w:r>
    </w:p>
    <w:p w:rsidR="00A603E2" w:rsidRDefault="00362A5D" w:rsidP="008C70B4">
      <w:pPr>
        <w:rPr>
          <w:lang w:val="es-ES"/>
        </w:rPr>
      </w:pPr>
      <w:r>
        <w:rPr>
          <w:lang w:val="es-ES"/>
        </w:rPr>
        <w:t>Se da vuelta al bastidor, y se aplica laca sobre en un solo lado sobre el tejido grapado. Luego, se pone la tira de la medida correspondiente y se vuelve a aplicar laca encima hasta que quede bien cubierta. Por último, se debe realizar el mismo proceso en cada uno de los otros lados.</w:t>
      </w:r>
    </w:p>
    <w:p w:rsidR="008C70B4" w:rsidRDefault="00606D41" w:rsidP="008C70B4">
      <w:pPr>
        <w:keepNext/>
        <w:jc w:val="center"/>
      </w:pPr>
      <w:r>
        <w:rPr>
          <w:noProof/>
        </w:rPr>
        <w:lastRenderedPageBreak/>
        <w:drawing>
          <wp:inline distT="0" distB="0" distL="0" distR="0" wp14:anchorId="6753F470" wp14:editId="1AD54B06">
            <wp:extent cx="5362575" cy="1934377"/>
            <wp:effectExtent l="0" t="0" r="0" b="8890"/>
            <wp:docPr id="1192" name="Imagen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5350" cy="1938985"/>
                    </a:xfrm>
                    <a:prstGeom prst="rect">
                      <a:avLst/>
                    </a:prstGeom>
                    <a:noFill/>
                  </pic:spPr>
                </pic:pic>
              </a:graphicData>
            </a:graphic>
          </wp:inline>
        </w:drawing>
      </w:r>
    </w:p>
    <w:p w:rsidR="00606D41" w:rsidRDefault="008C70B4" w:rsidP="008C70B4">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8</w:t>
      </w:r>
      <w:r w:rsidR="004B3737">
        <w:rPr>
          <w:noProof/>
        </w:rPr>
        <w:fldChar w:fldCharType="end"/>
      </w:r>
      <w:r>
        <w:t>:</w:t>
      </w:r>
      <w:r w:rsidRPr="00AB359F">
        <w:t>Sellado de la malla en la parte externa del bastidor.</w:t>
      </w:r>
    </w:p>
    <w:p w:rsidR="00362A5D" w:rsidRDefault="00F80682" w:rsidP="00362A5D">
      <w:pPr>
        <w:rPr>
          <w:lang w:val="es-ES"/>
        </w:rPr>
      </w:pPr>
      <w:r>
        <w:rPr>
          <w:lang w:val="es-ES"/>
        </w:rPr>
        <w:t>Después de terminar este proceso se debe forrar el marco de la malla con contac para poner entrar este sistema a sala limpia.</w:t>
      </w:r>
    </w:p>
    <w:p w:rsidR="00362A5D" w:rsidRDefault="00362A5D" w:rsidP="008C70B4">
      <w:pPr>
        <w:pStyle w:val="Ttulo2"/>
        <w:numPr>
          <w:ilvl w:val="1"/>
          <w:numId w:val="16"/>
        </w:numPr>
      </w:pPr>
      <w:r>
        <w:t>CLISADO  DE LA MALLA CON EMULSION FOTOSENSIBLE</w:t>
      </w:r>
    </w:p>
    <w:p w:rsidR="00EE58F2" w:rsidRPr="002121F3" w:rsidRDefault="00EE58F2" w:rsidP="00EE58F2">
      <w:r>
        <w:t xml:space="preserve">Los materiales a utilizar son: </w:t>
      </w:r>
    </w:p>
    <w:p w:rsidR="006C4B42" w:rsidRPr="00EE58F2" w:rsidRDefault="006C4B42" w:rsidP="00EE58F2">
      <w:pPr>
        <w:pStyle w:val="Prrafodelista"/>
        <w:numPr>
          <w:ilvl w:val="0"/>
          <w:numId w:val="14"/>
        </w:numPr>
        <w:rPr>
          <w:lang w:val="es-ES"/>
        </w:rPr>
      </w:pPr>
      <w:r w:rsidRPr="00EE58F2">
        <w:rPr>
          <w:lang w:val="es-ES"/>
        </w:rPr>
        <w:t>Diseño de impresión en positivo.</w:t>
      </w:r>
    </w:p>
    <w:p w:rsidR="006C4B42" w:rsidRPr="00EE58F2" w:rsidRDefault="00625124" w:rsidP="00EE58F2">
      <w:pPr>
        <w:pStyle w:val="Prrafodelista"/>
        <w:numPr>
          <w:ilvl w:val="0"/>
          <w:numId w:val="14"/>
        </w:numPr>
        <w:rPr>
          <w:lang w:val="es-ES"/>
        </w:rPr>
      </w:pPr>
      <w:r>
        <w:rPr>
          <w:lang w:val="es-ES"/>
        </w:rPr>
        <w:t>E</w:t>
      </w:r>
      <w:r w:rsidR="006C4B42" w:rsidRPr="00EE58F2">
        <w:rPr>
          <w:lang w:val="es-ES"/>
        </w:rPr>
        <w:t>mulsión sensible a la luz.</w:t>
      </w:r>
    </w:p>
    <w:p w:rsidR="006C4B42" w:rsidRDefault="006C4B42" w:rsidP="00EE58F2">
      <w:pPr>
        <w:pStyle w:val="Prrafodelista"/>
        <w:numPr>
          <w:ilvl w:val="0"/>
          <w:numId w:val="14"/>
        </w:numPr>
        <w:rPr>
          <w:lang w:val="es-ES"/>
        </w:rPr>
      </w:pPr>
      <w:r w:rsidRPr="00EE58F2">
        <w:rPr>
          <w:lang w:val="es-ES"/>
        </w:rPr>
        <w:t>Fuente de Luz.</w:t>
      </w:r>
    </w:p>
    <w:p w:rsidR="00625124" w:rsidRDefault="00625124" w:rsidP="00EE58F2">
      <w:pPr>
        <w:pStyle w:val="Prrafodelista"/>
        <w:numPr>
          <w:ilvl w:val="0"/>
          <w:numId w:val="14"/>
        </w:numPr>
        <w:rPr>
          <w:lang w:val="es-ES"/>
        </w:rPr>
      </w:pPr>
      <w:r>
        <w:rPr>
          <w:lang w:val="es-ES"/>
        </w:rPr>
        <w:t>T</w:t>
      </w:r>
      <w:r w:rsidR="002D0CB7">
        <w:rPr>
          <w:lang w:val="es-ES"/>
        </w:rPr>
        <w:t>h</w:t>
      </w:r>
      <w:r>
        <w:rPr>
          <w:lang w:val="es-ES"/>
        </w:rPr>
        <w:t>inner.</w:t>
      </w:r>
    </w:p>
    <w:p w:rsidR="00625124" w:rsidRPr="00EE58F2" w:rsidRDefault="00625124" w:rsidP="00EE58F2">
      <w:pPr>
        <w:pStyle w:val="Prrafodelista"/>
        <w:numPr>
          <w:ilvl w:val="0"/>
          <w:numId w:val="14"/>
        </w:numPr>
        <w:rPr>
          <w:lang w:val="es-ES"/>
        </w:rPr>
      </w:pPr>
      <w:r>
        <w:rPr>
          <w:lang w:val="es-ES"/>
        </w:rPr>
        <w:t>Trapos.</w:t>
      </w:r>
    </w:p>
    <w:p w:rsidR="006C4B42" w:rsidRDefault="006C4B42" w:rsidP="00A603E2">
      <w:pPr>
        <w:rPr>
          <w:lang w:val="es-ES"/>
        </w:rPr>
      </w:pPr>
      <w:r>
        <w:rPr>
          <w:lang w:val="es-ES"/>
        </w:rPr>
        <w:t xml:space="preserve">Se debe desengrasar la malla, por lo que se deben usar unos trapos </w:t>
      </w:r>
      <w:r w:rsidR="00CB398B">
        <w:rPr>
          <w:lang w:val="es-ES"/>
        </w:rPr>
        <w:t>húmedos de</w:t>
      </w:r>
      <w:r>
        <w:rPr>
          <w:lang w:val="es-ES"/>
        </w:rPr>
        <w:t xml:space="preserve"> t</w:t>
      </w:r>
      <w:r w:rsidR="002D0CB7">
        <w:rPr>
          <w:lang w:val="es-ES"/>
        </w:rPr>
        <w:t>h</w:t>
      </w:r>
      <w:r>
        <w:rPr>
          <w:lang w:val="es-ES"/>
        </w:rPr>
        <w:t>inner y se limpia la malla por ambos lados. Se deja unos 5 minutos para que el t</w:t>
      </w:r>
      <w:r w:rsidR="002D0CB7">
        <w:rPr>
          <w:lang w:val="es-ES"/>
        </w:rPr>
        <w:t>h</w:t>
      </w:r>
      <w:r>
        <w:rPr>
          <w:lang w:val="es-ES"/>
        </w:rPr>
        <w:t>inner de la malla se haya vuelto volátil, para seguir con el siguiente paso.</w:t>
      </w:r>
    </w:p>
    <w:p w:rsidR="00BC5DA7" w:rsidRDefault="00EA3743" w:rsidP="00A603E2">
      <w:pPr>
        <w:rPr>
          <w:lang w:val="es-ES"/>
        </w:rPr>
      </w:pPr>
      <w:r>
        <w:rPr>
          <w:lang w:val="es-ES"/>
        </w:rPr>
        <w:t xml:space="preserve">Luego, se debe poner la malla en posición horizontal sobre la mesa y se aplica un poco de emulsión en uno de los lados más cortos de la malla, se levanta un poco la malla del lado opuesto </w:t>
      </w:r>
      <w:r w:rsidR="00CB398B">
        <w:rPr>
          <w:lang w:val="es-ES"/>
        </w:rPr>
        <w:t xml:space="preserve">en el que se aplicó la emulsión </w:t>
      </w:r>
      <w:r>
        <w:rPr>
          <w:lang w:val="es-ES"/>
        </w:rPr>
        <w:t xml:space="preserve">y con la escobilla se esparce la emulsión </w:t>
      </w:r>
      <w:r>
        <w:rPr>
          <w:lang w:val="es-ES"/>
        </w:rPr>
        <w:lastRenderedPageBreak/>
        <w:t>ejerciendo una presión moderada sobre la malla cubriéndola por completa por la emulsión. La emulsión que sobre se retira de la escobilla. Posteriormente se observa el lado interno de la malla y vuelve a pasar la escobilla, con presión moderada y se limpia el exceso de emulsión. Este último paso se debe realizar unas 10 veces por ambos lados de la malla, hasta que se observe una capa uniforme de emulsión.</w:t>
      </w:r>
    </w:p>
    <w:p w:rsidR="008C70B4" w:rsidRDefault="00BC5DA7" w:rsidP="008C70B4">
      <w:pPr>
        <w:keepNext/>
        <w:jc w:val="center"/>
      </w:pPr>
      <w:r>
        <w:rPr>
          <w:noProof/>
        </w:rPr>
        <w:drawing>
          <wp:inline distT="0" distB="0" distL="0" distR="0" wp14:anchorId="5650F4B1" wp14:editId="7AC81392">
            <wp:extent cx="5800725" cy="1475284"/>
            <wp:effectExtent l="0" t="0" r="0" b="0"/>
            <wp:docPr id="1203" name="Imagen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507" b="20397"/>
                    <a:stretch/>
                  </pic:blipFill>
                  <pic:spPr bwMode="auto">
                    <a:xfrm>
                      <a:off x="0" y="0"/>
                      <a:ext cx="5800865" cy="1475320"/>
                    </a:xfrm>
                    <a:prstGeom prst="rect">
                      <a:avLst/>
                    </a:prstGeom>
                    <a:noFill/>
                    <a:ln>
                      <a:noFill/>
                    </a:ln>
                    <a:extLst>
                      <a:ext uri="{53640926-AAD7-44D8-BBD7-CCE9431645EC}">
                        <a14:shadowObscured xmlns:a14="http://schemas.microsoft.com/office/drawing/2010/main"/>
                      </a:ext>
                    </a:extLst>
                  </pic:spPr>
                </pic:pic>
              </a:graphicData>
            </a:graphic>
          </wp:inline>
        </w:drawing>
      </w:r>
    </w:p>
    <w:p w:rsidR="00BC5DA7" w:rsidRDefault="008C70B4" w:rsidP="008C70B4">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9</w:t>
      </w:r>
      <w:r w:rsidR="004B3737">
        <w:rPr>
          <w:noProof/>
        </w:rPr>
        <w:fldChar w:fldCharType="end"/>
      </w:r>
      <w:r>
        <w:t xml:space="preserve">: </w:t>
      </w:r>
      <w:r w:rsidRPr="00DD4289">
        <w:t>Una repetición de esparcim</w:t>
      </w:r>
      <w:r>
        <w:t>iento de emulsión por la malla</w:t>
      </w:r>
    </w:p>
    <w:p w:rsidR="00BC5DA7" w:rsidRDefault="00E87AE5" w:rsidP="00A603E2">
      <w:pPr>
        <w:rPr>
          <w:lang w:val="es-ES"/>
        </w:rPr>
      </w:pPr>
      <w:r>
        <w:rPr>
          <w:lang w:val="es-ES"/>
        </w:rPr>
        <w:t xml:space="preserve">Una vez terminado el paso anterior se prosigue con el secado de la malla. </w:t>
      </w:r>
      <w:r w:rsidR="00B4471B">
        <w:rPr>
          <w:lang w:val="es-ES"/>
        </w:rPr>
        <w:t>L</w:t>
      </w:r>
      <w:r>
        <w:rPr>
          <w:lang w:val="es-ES"/>
        </w:rPr>
        <w:t>a emulsión mezclada es sensible a la luz cuando esta seca y la luz intensa la endurece. Para el secado de la malla se puede dejar para que se seque de forma natural o se puede hacer con un secador, pero se debe tener cuidado para no excederse en el secado porque se puede dañar la emulsión. Para comprobar que la emulsión está bien seca, se toca la malla y no se debe sentir pegajosa y a trasluz se ve de un color uniforme.</w:t>
      </w:r>
      <w:r w:rsidR="00CB398B">
        <w:rPr>
          <w:lang w:val="es-ES"/>
        </w:rPr>
        <w:t xml:space="preserve"> </w:t>
      </w:r>
    </w:p>
    <w:p w:rsidR="008C70B4" w:rsidRDefault="00BC5DA7" w:rsidP="008C70B4">
      <w:pPr>
        <w:keepNext/>
        <w:jc w:val="center"/>
      </w:pPr>
      <w:r>
        <w:rPr>
          <w:noProof/>
        </w:rPr>
        <w:lastRenderedPageBreak/>
        <w:drawing>
          <wp:inline distT="0" distB="0" distL="0" distR="0" wp14:anchorId="3C2D57EB" wp14:editId="32929908">
            <wp:extent cx="3998671" cy="2533650"/>
            <wp:effectExtent l="0" t="0" r="1905" b="0"/>
            <wp:docPr id="1207" name="Imagen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9528" cy="2534193"/>
                    </a:xfrm>
                    <a:prstGeom prst="rect">
                      <a:avLst/>
                    </a:prstGeom>
                    <a:noFill/>
                  </pic:spPr>
                </pic:pic>
              </a:graphicData>
            </a:graphic>
          </wp:inline>
        </w:drawing>
      </w:r>
    </w:p>
    <w:p w:rsidR="00E87AE5" w:rsidRPr="008C70B4" w:rsidRDefault="008C70B4" w:rsidP="008C70B4">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10</w:t>
      </w:r>
      <w:r w:rsidR="004B3737">
        <w:rPr>
          <w:noProof/>
        </w:rPr>
        <w:fldChar w:fldCharType="end"/>
      </w:r>
      <w:r>
        <w:t xml:space="preserve">: </w:t>
      </w:r>
      <w:r w:rsidRPr="00B83071">
        <w:t>Secado de la malla con secador.</w:t>
      </w:r>
    </w:p>
    <w:p w:rsidR="00E87AE5" w:rsidRDefault="008F7B99" w:rsidP="008C70B4">
      <w:pPr>
        <w:pStyle w:val="Ttulo2"/>
        <w:numPr>
          <w:ilvl w:val="1"/>
          <w:numId w:val="16"/>
        </w:numPr>
      </w:pPr>
      <w:r>
        <w:t>EXPOSICIÓN DE LA MALLA A LA LUZ</w:t>
      </w:r>
    </w:p>
    <w:p w:rsidR="006F0976" w:rsidRPr="006F0976" w:rsidRDefault="006F0976" w:rsidP="006F0976">
      <w:r>
        <w:t xml:space="preserve">Los materiales a utilizar son: </w:t>
      </w:r>
    </w:p>
    <w:p w:rsidR="008F7B99" w:rsidRPr="006F0976" w:rsidRDefault="006D4C3D" w:rsidP="006F0976">
      <w:pPr>
        <w:pStyle w:val="Prrafodelista"/>
        <w:numPr>
          <w:ilvl w:val="0"/>
          <w:numId w:val="15"/>
        </w:numPr>
        <w:rPr>
          <w:lang w:val="es-ES"/>
        </w:rPr>
      </w:pPr>
      <w:r>
        <w:rPr>
          <w:lang w:val="es-ES"/>
        </w:rPr>
        <w:t>Un pivote</w:t>
      </w:r>
      <w:r w:rsidR="008F7B99" w:rsidRPr="006F0976">
        <w:rPr>
          <w:lang w:val="es-ES"/>
        </w:rPr>
        <w:t xml:space="preserve"> m</w:t>
      </w:r>
      <w:r w:rsidR="00036991" w:rsidRPr="006F0976">
        <w:rPr>
          <w:lang w:val="es-ES"/>
        </w:rPr>
        <w:t>ás grues</w:t>
      </w:r>
      <w:r>
        <w:rPr>
          <w:lang w:val="es-ES"/>
        </w:rPr>
        <w:t>o</w:t>
      </w:r>
      <w:r w:rsidR="008F7B99" w:rsidRPr="006F0976">
        <w:rPr>
          <w:lang w:val="es-ES"/>
        </w:rPr>
        <w:t xml:space="preserve"> que el bastidor.</w:t>
      </w:r>
    </w:p>
    <w:p w:rsidR="008F7B99" w:rsidRPr="006F0976" w:rsidRDefault="008F7B99" w:rsidP="006F0976">
      <w:pPr>
        <w:pStyle w:val="Prrafodelista"/>
        <w:numPr>
          <w:ilvl w:val="0"/>
          <w:numId w:val="15"/>
        </w:numPr>
        <w:rPr>
          <w:lang w:val="es-ES"/>
        </w:rPr>
      </w:pPr>
      <w:r w:rsidRPr="006F0976">
        <w:rPr>
          <w:lang w:val="es-ES"/>
        </w:rPr>
        <w:t>El bastidor con la malla ya clisada.</w:t>
      </w:r>
    </w:p>
    <w:p w:rsidR="008F7B99" w:rsidRPr="00B4471B" w:rsidRDefault="008F7B99" w:rsidP="00B4471B">
      <w:pPr>
        <w:pStyle w:val="Prrafodelista"/>
        <w:numPr>
          <w:ilvl w:val="0"/>
          <w:numId w:val="15"/>
        </w:numPr>
        <w:rPr>
          <w:lang w:val="es-ES"/>
        </w:rPr>
      </w:pPr>
      <w:r w:rsidRPr="006F0976">
        <w:rPr>
          <w:lang w:val="es-ES"/>
        </w:rPr>
        <w:t>El diseño que se desea imprimir</w:t>
      </w:r>
      <w:r w:rsidR="006D4C3D">
        <w:rPr>
          <w:lang w:val="es-ES"/>
        </w:rPr>
        <w:t xml:space="preserve"> en blanco y negro en positivo.</w:t>
      </w:r>
      <w:r w:rsidR="00F80682">
        <w:rPr>
          <w:lang w:val="es-ES"/>
        </w:rPr>
        <w:t xml:space="preserve"> </w:t>
      </w:r>
      <w:r w:rsidR="00B4471B">
        <w:rPr>
          <w:lang w:val="es-ES"/>
        </w:rPr>
        <w:t>S</w:t>
      </w:r>
      <w:r w:rsidR="00F80682">
        <w:rPr>
          <w:lang w:val="es-ES"/>
        </w:rPr>
        <w:t>e puede usar</w:t>
      </w:r>
      <w:r w:rsidR="006D4C3D">
        <w:rPr>
          <w:lang w:val="es-ES"/>
        </w:rPr>
        <w:t xml:space="preserve"> un programa de diseño vectorial o pixelado</w:t>
      </w:r>
      <w:r w:rsidR="00B4471B">
        <w:rPr>
          <w:lang w:val="es-ES"/>
        </w:rPr>
        <w:t xml:space="preserve"> </w:t>
      </w:r>
      <w:r w:rsidR="00F80682" w:rsidRPr="00B4471B">
        <w:rPr>
          <w:lang w:val="es-ES"/>
        </w:rPr>
        <w:t>para hacer el diseño deseado</w:t>
      </w:r>
      <w:r w:rsidRPr="00B4471B">
        <w:rPr>
          <w:lang w:val="es-ES"/>
        </w:rPr>
        <w:t>.</w:t>
      </w:r>
      <w:r w:rsidR="006D4C3D" w:rsidRPr="00B4471B">
        <w:rPr>
          <w:lang w:val="es-ES"/>
        </w:rPr>
        <w:t xml:space="preserve"> (El diseño en positivo debe estar impreso en una superficie transparente del tipo de acetato cuidando que el negro sea completamente negro)</w:t>
      </w:r>
    </w:p>
    <w:p w:rsidR="006D4C3D" w:rsidRPr="008C70B4" w:rsidRDefault="008F7B99" w:rsidP="00B4471B">
      <w:pPr>
        <w:pStyle w:val="Prrafodelista"/>
        <w:numPr>
          <w:ilvl w:val="0"/>
          <w:numId w:val="15"/>
        </w:numPr>
        <w:tabs>
          <w:tab w:val="left" w:pos="1418"/>
        </w:tabs>
        <w:rPr>
          <w:lang w:val="es-ES"/>
        </w:rPr>
      </w:pPr>
      <w:r w:rsidRPr="006F0976">
        <w:rPr>
          <w:lang w:val="es-ES"/>
        </w:rPr>
        <w:t>Una lámina de vidrio</w:t>
      </w:r>
      <w:r w:rsidR="00036991" w:rsidRPr="006F0976">
        <w:rPr>
          <w:lang w:val="es-ES"/>
        </w:rPr>
        <w:t xml:space="preserve"> más grande que el bastidor y pesada.</w:t>
      </w:r>
    </w:p>
    <w:p w:rsidR="00CB398B" w:rsidRDefault="00036991" w:rsidP="00A603E2">
      <w:pPr>
        <w:rPr>
          <w:lang w:val="es-ES"/>
        </w:rPr>
      </w:pPr>
      <w:r>
        <w:rPr>
          <w:lang w:val="es-ES"/>
        </w:rPr>
        <w:t xml:space="preserve">Primero se pone el libro o la espuma sobre la mesa, luego se pone </w:t>
      </w:r>
      <w:r w:rsidR="00670B38">
        <w:rPr>
          <w:lang w:val="es-ES"/>
        </w:rPr>
        <w:t xml:space="preserve">encima </w:t>
      </w:r>
      <w:r w:rsidR="00A40A21">
        <w:rPr>
          <w:lang w:val="es-ES"/>
        </w:rPr>
        <w:t xml:space="preserve">el bastidor con la malla ya clisada, encima de eso se pone el acetato con el diseño en positivo que se desea imprimir. Luego se pone encima la lámina de vidrio y se pone una lámpara halógena (con estas lámparas el proceso de exposición es menor) de 500W o más a una </w:t>
      </w:r>
      <w:r w:rsidR="00A40A21">
        <w:rPr>
          <w:lang w:val="es-ES"/>
        </w:rPr>
        <w:lastRenderedPageBreak/>
        <w:t>distancia igual a la diagonal del positivo. Para un mejor contacto se hace presión sobre el extremo del vidrio.</w:t>
      </w:r>
    </w:p>
    <w:p w:rsidR="008C70B4" w:rsidRDefault="00D81C6C" w:rsidP="008C70B4">
      <w:pPr>
        <w:keepNext/>
        <w:jc w:val="center"/>
      </w:pPr>
      <w:r>
        <w:rPr>
          <w:noProof/>
        </w:rPr>
        <w:drawing>
          <wp:inline distT="0" distB="0" distL="0" distR="0" wp14:anchorId="1FFD3007" wp14:editId="4F2840BA">
            <wp:extent cx="5065459" cy="3505200"/>
            <wp:effectExtent l="0" t="0" r="0" b="0"/>
            <wp:docPr id="1217" name="Imagen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0415" cy="3508629"/>
                    </a:xfrm>
                    <a:prstGeom prst="rect">
                      <a:avLst/>
                    </a:prstGeom>
                    <a:noFill/>
                  </pic:spPr>
                </pic:pic>
              </a:graphicData>
            </a:graphic>
          </wp:inline>
        </w:drawing>
      </w:r>
    </w:p>
    <w:p w:rsidR="00D81C6C" w:rsidRDefault="008C70B4" w:rsidP="008C70B4">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11</w:t>
      </w:r>
      <w:r w:rsidR="004B3737">
        <w:rPr>
          <w:noProof/>
        </w:rPr>
        <w:fldChar w:fldCharType="end"/>
      </w:r>
      <w:r>
        <w:t xml:space="preserve">: </w:t>
      </w:r>
      <w:r w:rsidRPr="004E64D9">
        <w:t>Exposición de la malla a la luz.</w:t>
      </w:r>
    </w:p>
    <w:p w:rsidR="00CB398B" w:rsidRDefault="00A40A21" w:rsidP="00A603E2">
      <w:pPr>
        <w:rPr>
          <w:lang w:val="es-ES"/>
        </w:rPr>
      </w:pPr>
      <w:r w:rsidRPr="008C70B4">
        <w:rPr>
          <w:i/>
          <w:lang w:val="es-ES"/>
        </w:rPr>
        <w:t>Nota:</w:t>
      </w:r>
      <w:r>
        <w:rPr>
          <w:lang w:val="es-ES"/>
        </w:rPr>
        <w:t xml:space="preserve"> Previamente se debe realizar varias exposiciones para poner medir el tiempo exacto para una exposición perfecta.</w:t>
      </w:r>
    </w:p>
    <w:p w:rsidR="006F7252" w:rsidRPr="008C70B4" w:rsidRDefault="00A40A21" w:rsidP="006F7252">
      <w:pPr>
        <w:pStyle w:val="Ttulo2"/>
        <w:numPr>
          <w:ilvl w:val="1"/>
          <w:numId w:val="16"/>
        </w:numPr>
      </w:pPr>
      <w:r w:rsidRPr="008C70B4">
        <w:t>REVELADO DE LA MALLA CON AGUA</w:t>
      </w:r>
    </w:p>
    <w:p w:rsidR="006F7252" w:rsidRPr="006F7252" w:rsidRDefault="006F7252" w:rsidP="006F7252">
      <w:pPr>
        <w:rPr>
          <w:lang w:val="es-ES"/>
        </w:rPr>
      </w:pPr>
      <w:r>
        <w:rPr>
          <w:lang w:val="es-ES"/>
        </w:rPr>
        <w:t xml:space="preserve">Inmediatamente, después de la exposición se lava la malla con agua a presión por ambas caras, eliminando </w:t>
      </w:r>
      <w:r w:rsidR="00D81C6C">
        <w:rPr>
          <w:lang w:val="es-ES"/>
        </w:rPr>
        <w:t>todo el sensibiliz</w:t>
      </w:r>
      <w:r>
        <w:rPr>
          <w:lang w:val="es-ES"/>
        </w:rPr>
        <w:t xml:space="preserve">ante quedado, además con los dedos se puede frotar suavemente la malla por unos minutos. Se sigue lavando con agua a presión hasta que desprende toda la emulsión por las partes que corresponden al positivo que es precisamente por donde no le llego luz a la malla. </w:t>
      </w:r>
    </w:p>
    <w:p w:rsidR="008C70B4" w:rsidRDefault="002D0CB7" w:rsidP="008C70B4">
      <w:pPr>
        <w:keepNext/>
        <w:jc w:val="center"/>
      </w:pPr>
      <w:r>
        <w:rPr>
          <w:noProof/>
        </w:rPr>
        <w:lastRenderedPageBreak/>
        <w:drawing>
          <wp:inline distT="0" distB="0" distL="0" distR="0" wp14:anchorId="564804A6" wp14:editId="23E72F6B">
            <wp:extent cx="5572125" cy="2184270"/>
            <wp:effectExtent l="0" t="0" r="0" b="6985"/>
            <wp:docPr id="1236" name="Imagen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1133" cy="2187801"/>
                    </a:xfrm>
                    <a:prstGeom prst="rect">
                      <a:avLst/>
                    </a:prstGeom>
                    <a:noFill/>
                  </pic:spPr>
                </pic:pic>
              </a:graphicData>
            </a:graphic>
          </wp:inline>
        </w:drawing>
      </w:r>
    </w:p>
    <w:p w:rsidR="002D0CB7" w:rsidRDefault="008C70B4" w:rsidP="008C70B4">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12</w:t>
      </w:r>
      <w:r w:rsidR="004B3737">
        <w:rPr>
          <w:noProof/>
        </w:rPr>
        <w:fldChar w:fldCharType="end"/>
      </w:r>
      <w:r>
        <w:t xml:space="preserve">: </w:t>
      </w:r>
      <w:r w:rsidRPr="00CC7B45">
        <w:t>Revelado de la malla con agua.</w:t>
      </w:r>
    </w:p>
    <w:p w:rsidR="00CB398B" w:rsidRPr="00CB398B" w:rsidRDefault="00CB398B" w:rsidP="008C70B4">
      <w:pPr>
        <w:pStyle w:val="Ttulo2"/>
        <w:numPr>
          <w:ilvl w:val="1"/>
          <w:numId w:val="16"/>
        </w:numPr>
      </w:pPr>
      <w:r w:rsidRPr="00CB398B">
        <w:t>IMPRESIÓN DEL DISEÑO</w:t>
      </w:r>
    </w:p>
    <w:p w:rsidR="00CB398B" w:rsidRPr="006F0976" w:rsidRDefault="00EA3743" w:rsidP="00CB398B">
      <w:r w:rsidRPr="00CB398B">
        <w:rPr>
          <w:lang w:val="es-ES"/>
        </w:rPr>
        <w:t xml:space="preserve"> </w:t>
      </w:r>
      <w:r w:rsidR="00CB398B">
        <w:t xml:space="preserve">Los materiales a utilizar son: </w:t>
      </w:r>
    </w:p>
    <w:p w:rsidR="00CB398B" w:rsidRDefault="00CB398B" w:rsidP="00CB398B">
      <w:pPr>
        <w:pStyle w:val="Prrafodelista"/>
        <w:numPr>
          <w:ilvl w:val="0"/>
          <w:numId w:val="15"/>
        </w:numPr>
        <w:rPr>
          <w:lang w:val="es-ES"/>
        </w:rPr>
      </w:pPr>
      <w:r>
        <w:rPr>
          <w:lang w:val="es-ES"/>
        </w:rPr>
        <w:t>Pintura conductora</w:t>
      </w:r>
      <w:r w:rsidRPr="006F0976">
        <w:rPr>
          <w:lang w:val="es-ES"/>
        </w:rPr>
        <w:t>.</w:t>
      </w:r>
    </w:p>
    <w:p w:rsidR="00CB398B" w:rsidRDefault="00CB398B" w:rsidP="00CB398B">
      <w:pPr>
        <w:pStyle w:val="Prrafodelista"/>
        <w:numPr>
          <w:ilvl w:val="0"/>
          <w:numId w:val="15"/>
        </w:numPr>
        <w:rPr>
          <w:lang w:val="es-ES"/>
        </w:rPr>
      </w:pPr>
      <w:r>
        <w:rPr>
          <w:lang w:val="es-ES"/>
        </w:rPr>
        <w:t>Escobilla.</w:t>
      </w:r>
    </w:p>
    <w:p w:rsidR="00CB398B" w:rsidRDefault="00804670" w:rsidP="00CB398B">
      <w:pPr>
        <w:pStyle w:val="Prrafodelista"/>
        <w:numPr>
          <w:ilvl w:val="0"/>
          <w:numId w:val="15"/>
        </w:numPr>
        <w:rPr>
          <w:lang w:val="es-ES"/>
        </w:rPr>
      </w:pPr>
      <w:r>
        <w:rPr>
          <w:lang w:val="es-ES"/>
        </w:rPr>
        <w:t xml:space="preserve">Hoja de </w:t>
      </w:r>
      <w:r w:rsidR="00CB398B">
        <w:rPr>
          <w:lang w:val="es-ES"/>
        </w:rPr>
        <w:t>Papel.</w:t>
      </w:r>
    </w:p>
    <w:p w:rsidR="00CB398B" w:rsidRDefault="00CB398B" w:rsidP="00CB398B">
      <w:pPr>
        <w:pStyle w:val="Prrafodelista"/>
        <w:numPr>
          <w:ilvl w:val="0"/>
          <w:numId w:val="15"/>
        </w:numPr>
        <w:rPr>
          <w:lang w:val="es-ES"/>
        </w:rPr>
      </w:pPr>
      <w:r>
        <w:rPr>
          <w:lang w:val="es-ES"/>
        </w:rPr>
        <w:t>Malla con revelado.</w:t>
      </w:r>
    </w:p>
    <w:p w:rsidR="00CB398B" w:rsidRDefault="00D77A38" w:rsidP="00CB398B">
      <w:pPr>
        <w:rPr>
          <w:lang w:val="es-ES"/>
        </w:rPr>
      </w:pPr>
      <w:r>
        <w:rPr>
          <w:lang w:val="es-ES"/>
        </w:rPr>
        <w:t>Para la impresión del diseño, se debe contar con una pintura conductora. Hay pintura</w:t>
      </w:r>
      <w:r w:rsidR="00E60634">
        <w:rPr>
          <w:lang w:val="es-ES"/>
        </w:rPr>
        <w:t>s</w:t>
      </w:r>
      <w:r>
        <w:rPr>
          <w:lang w:val="es-ES"/>
        </w:rPr>
        <w:t xml:space="preserve"> conductoras a base de agua y a base de aceite. Las pinturas a base de agua, son usualmente hechas con grafito, que brinda una buena conductividad. Sin embargo, si se quiere hacer la pintura aún más conductora se puede raspar cobre u otros metales y mezclarlos con la pintura, pero se debe tener en cuenta que esta “viruta” que se obtiene de raspar los metales debe ser más pequeña que los huecos de la malla. </w:t>
      </w:r>
      <w:r w:rsidR="008113B5">
        <w:rPr>
          <w:lang w:val="es-ES"/>
        </w:rPr>
        <w:t xml:space="preserve">Una opción recomendable es la </w:t>
      </w:r>
      <w:r>
        <w:rPr>
          <w:lang w:val="es-ES"/>
        </w:rPr>
        <w:t xml:space="preserve"> pintura </w:t>
      </w:r>
      <w:r w:rsidR="008113B5">
        <w:rPr>
          <w:lang w:val="es-ES"/>
        </w:rPr>
        <w:t>de</w:t>
      </w:r>
      <w:r w:rsidR="00E60634">
        <w:rPr>
          <w:lang w:val="es-ES"/>
        </w:rPr>
        <w:t xml:space="preserve"> plata</w:t>
      </w:r>
      <w:r w:rsidR="008113B5">
        <w:rPr>
          <w:lang w:val="es-ES"/>
        </w:rPr>
        <w:t xml:space="preserve"> comercial</w:t>
      </w:r>
      <w:r w:rsidR="00E60634">
        <w:rPr>
          <w:lang w:val="es-ES"/>
        </w:rPr>
        <w:t>.</w:t>
      </w:r>
    </w:p>
    <w:p w:rsidR="00E60634" w:rsidRDefault="00E60634" w:rsidP="00CB398B">
      <w:pPr>
        <w:rPr>
          <w:lang w:val="es-ES"/>
        </w:rPr>
      </w:pPr>
    </w:p>
    <w:p w:rsidR="005E3FBC" w:rsidRPr="008C70B4" w:rsidRDefault="005E3FBC" w:rsidP="008C70B4">
      <w:pPr>
        <w:pStyle w:val="Prrafodelista"/>
        <w:numPr>
          <w:ilvl w:val="0"/>
          <w:numId w:val="19"/>
        </w:numPr>
        <w:rPr>
          <w:lang w:val="es-ES"/>
        </w:rPr>
      </w:pPr>
      <w:r w:rsidRPr="008C70B4">
        <w:rPr>
          <w:lang w:val="es-ES"/>
        </w:rPr>
        <w:lastRenderedPageBreak/>
        <w:t>Primero se debe pegar un papel a la malla de la siguiente forma:</w:t>
      </w:r>
    </w:p>
    <w:p w:rsidR="008C70B4" w:rsidRDefault="004A0AE8" w:rsidP="008C70B4">
      <w:pPr>
        <w:keepNext/>
        <w:jc w:val="center"/>
      </w:pPr>
      <w:r>
        <w:rPr>
          <w:noProof/>
        </w:rPr>
        <w:drawing>
          <wp:inline distT="0" distB="0" distL="0" distR="0" wp14:anchorId="7712F0E9" wp14:editId="2CB12111">
            <wp:extent cx="4203062" cy="2381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8073" cy="2389754"/>
                    </a:xfrm>
                    <a:prstGeom prst="rect">
                      <a:avLst/>
                    </a:prstGeom>
                    <a:noFill/>
                  </pic:spPr>
                </pic:pic>
              </a:graphicData>
            </a:graphic>
          </wp:inline>
        </w:drawing>
      </w:r>
    </w:p>
    <w:p w:rsidR="00CF5582" w:rsidRDefault="008C70B4" w:rsidP="008C70B4">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13</w:t>
      </w:r>
      <w:r w:rsidR="004B3737">
        <w:rPr>
          <w:noProof/>
        </w:rPr>
        <w:fldChar w:fldCharType="end"/>
      </w:r>
      <w:r>
        <w:t xml:space="preserve">: </w:t>
      </w:r>
      <w:r w:rsidRPr="00A12D38">
        <w:t>Malla con hoja para la impresión del diseño.</w:t>
      </w:r>
    </w:p>
    <w:p w:rsidR="00407355" w:rsidRPr="008C70B4" w:rsidRDefault="00407355" w:rsidP="008C70B4">
      <w:pPr>
        <w:pStyle w:val="Prrafodelista"/>
        <w:numPr>
          <w:ilvl w:val="0"/>
          <w:numId w:val="19"/>
        </w:numPr>
        <w:rPr>
          <w:lang w:val="es-ES"/>
        </w:rPr>
      </w:pPr>
      <w:r w:rsidRPr="008C70B4">
        <w:rPr>
          <w:lang w:val="es-ES"/>
        </w:rPr>
        <w:t>La pintura se aplica en la parte inferior del diseño, de lo contrario se pueden tapar los poros del diseño.</w:t>
      </w:r>
    </w:p>
    <w:p w:rsidR="00407355" w:rsidRPr="008C70B4" w:rsidRDefault="00407355" w:rsidP="008C70B4">
      <w:pPr>
        <w:pStyle w:val="Prrafodelista"/>
        <w:numPr>
          <w:ilvl w:val="0"/>
          <w:numId w:val="19"/>
        </w:numPr>
        <w:rPr>
          <w:lang w:val="es-ES"/>
        </w:rPr>
      </w:pPr>
      <w:r w:rsidRPr="008C70B4">
        <w:rPr>
          <w:lang w:val="es-ES"/>
        </w:rPr>
        <w:t>Se realiza la carga de la pintura con la escobilla haciéndole presión constante de abajo hacia arriba</w:t>
      </w:r>
    </w:p>
    <w:p w:rsidR="00E60634" w:rsidRDefault="005E3FBC" w:rsidP="00407355">
      <w:pPr>
        <w:rPr>
          <w:lang w:val="es-ES"/>
        </w:rPr>
      </w:pPr>
      <w:r>
        <w:rPr>
          <w:lang w:val="es-ES"/>
        </w:rPr>
        <w:t>.</w:t>
      </w:r>
    </w:p>
    <w:p w:rsidR="008C70B4" w:rsidRDefault="00CF5582" w:rsidP="008C70B4">
      <w:pPr>
        <w:keepNext/>
        <w:jc w:val="center"/>
      </w:pPr>
      <w:r>
        <w:rPr>
          <w:noProof/>
        </w:rPr>
        <w:lastRenderedPageBreak/>
        <w:drawing>
          <wp:inline distT="0" distB="0" distL="0" distR="0" wp14:anchorId="50FC8148" wp14:editId="01F89574">
            <wp:extent cx="5579138" cy="20097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1328" cy="2014166"/>
                    </a:xfrm>
                    <a:prstGeom prst="rect">
                      <a:avLst/>
                    </a:prstGeom>
                    <a:noFill/>
                  </pic:spPr>
                </pic:pic>
              </a:graphicData>
            </a:graphic>
          </wp:inline>
        </w:drawing>
      </w:r>
    </w:p>
    <w:p w:rsidR="00CF5582" w:rsidRDefault="008C70B4" w:rsidP="008C70B4">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14</w:t>
      </w:r>
      <w:r w:rsidR="004B3737">
        <w:rPr>
          <w:noProof/>
        </w:rPr>
        <w:fldChar w:fldCharType="end"/>
      </w:r>
      <w:r>
        <w:t>: Forma en que se aplica y se esparce la pintura conductora.</w:t>
      </w:r>
    </w:p>
    <w:p w:rsidR="008C70B4" w:rsidRDefault="00407355" w:rsidP="008C70B4">
      <w:pPr>
        <w:pStyle w:val="Prrafodelista"/>
        <w:keepNext/>
        <w:numPr>
          <w:ilvl w:val="0"/>
          <w:numId w:val="19"/>
        </w:numPr>
      </w:pPr>
      <w:r>
        <w:t xml:space="preserve">Luego de cargar la pintura en el diseño, el bastidor se baja y se le ejerce </w:t>
      </w:r>
      <w:r w:rsidR="004857A6">
        <w:t>presión</w:t>
      </w:r>
      <w:r>
        <w:t xml:space="preserve"> para </w:t>
      </w:r>
      <w:r w:rsidR="004857A6">
        <w:t xml:space="preserve">que </w:t>
      </w:r>
      <w:r>
        <w:t xml:space="preserve">no se mueva. Paso seguido se pasa la escobilla en la misma dirección en la que se </w:t>
      </w:r>
      <w:r w:rsidR="004857A6">
        <w:t>cargó</w:t>
      </w:r>
      <w:r>
        <w:t xml:space="preserve"> la tinta para imprimir.</w:t>
      </w:r>
    </w:p>
    <w:p w:rsidR="008C70B4" w:rsidRDefault="004D4EE7" w:rsidP="008C70B4">
      <w:pPr>
        <w:jc w:val="center"/>
      </w:pPr>
      <w:r>
        <w:rPr>
          <w:noProof/>
        </w:rPr>
        <w:drawing>
          <wp:inline distT="0" distB="0" distL="0" distR="0" wp14:anchorId="125750B4" wp14:editId="3ABFBDEA">
            <wp:extent cx="5753107" cy="1295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4050" cy="1304619"/>
                    </a:xfrm>
                    <a:prstGeom prst="rect">
                      <a:avLst/>
                    </a:prstGeom>
                    <a:noFill/>
                  </pic:spPr>
                </pic:pic>
              </a:graphicData>
            </a:graphic>
          </wp:inline>
        </w:drawing>
      </w:r>
    </w:p>
    <w:p w:rsidR="00804670" w:rsidRDefault="008C70B4" w:rsidP="008C70B4">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15</w:t>
      </w:r>
      <w:r w:rsidR="004B3737">
        <w:rPr>
          <w:noProof/>
        </w:rPr>
        <w:fldChar w:fldCharType="end"/>
      </w:r>
      <w:r>
        <w:t xml:space="preserve">: </w:t>
      </w:r>
      <w:r w:rsidRPr="00EA2AFE">
        <w:t>Impresión del diseño sobre el papel.</w:t>
      </w:r>
    </w:p>
    <w:p w:rsidR="001E7D68" w:rsidRPr="00804670" w:rsidRDefault="00804670" w:rsidP="008C70B4">
      <w:pPr>
        <w:pStyle w:val="Ttulo2"/>
        <w:numPr>
          <w:ilvl w:val="1"/>
          <w:numId w:val="16"/>
        </w:numPr>
      </w:pPr>
      <w:r w:rsidRPr="00804670">
        <w:t>LIMPIEZA DE LA MALLA</w:t>
      </w:r>
    </w:p>
    <w:p w:rsidR="00804670" w:rsidRPr="006F0976" w:rsidRDefault="00804670" w:rsidP="00804670">
      <w:r>
        <w:t xml:space="preserve">Los materiales a utilizar son: </w:t>
      </w:r>
    </w:p>
    <w:p w:rsidR="00804670" w:rsidRDefault="00804670" w:rsidP="00804670">
      <w:pPr>
        <w:pStyle w:val="Prrafodelista"/>
        <w:numPr>
          <w:ilvl w:val="0"/>
          <w:numId w:val="15"/>
        </w:numPr>
        <w:rPr>
          <w:lang w:val="es-ES"/>
        </w:rPr>
      </w:pPr>
      <w:r>
        <w:rPr>
          <w:lang w:val="es-ES"/>
        </w:rPr>
        <w:t>Thinner o agua (según corresponda)</w:t>
      </w:r>
      <w:r w:rsidRPr="006F0976">
        <w:rPr>
          <w:lang w:val="es-ES"/>
        </w:rPr>
        <w:t>.</w:t>
      </w:r>
    </w:p>
    <w:p w:rsidR="00804670" w:rsidRDefault="00804670" w:rsidP="00804670">
      <w:pPr>
        <w:pStyle w:val="Prrafodelista"/>
        <w:numPr>
          <w:ilvl w:val="0"/>
          <w:numId w:val="15"/>
        </w:numPr>
        <w:rPr>
          <w:lang w:val="es-ES"/>
        </w:rPr>
      </w:pPr>
      <w:r>
        <w:rPr>
          <w:lang w:val="es-ES"/>
        </w:rPr>
        <w:t>Papel de sala limpia (para limpiar).</w:t>
      </w:r>
    </w:p>
    <w:p w:rsidR="00804670" w:rsidRDefault="00804670" w:rsidP="00804670">
      <w:pPr>
        <w:pStyle w:val="Prrafodelista"/>
        <w:numPr>
          <w:ilvl w:val="0"/>
          <w:numId w:val="15"/>
        </w:numPr>
        <w:rPr>
          <w:lang w:val="es-ES"/>
        </w:rPr>
      </w:pPr>
      <w:r>
        <w:rPr>
          <w:lang w:val="es-ES"/>
        </w:rPr>
        <w:t>Guantes.</w:t>
      </w:r>
    </w:p>
    <w:p w:rsidR="00804670" w:rsidRDefault="00804670" w:rsidP="00804670">
      <w:pPr>
        <w:pStyle w:val="Prrafodelista"/>
        <w:numPr>
          <w:ilvl w:val="0"/>
          <w:numId w:val="15"/>
        </w:numPr>
        <w:rPr>
          <w:lang w:val="es-ES"/>
        </w:rPr>
      </w:pPr>
      <w:r>
        <w:rPr>
          <w:lang w:val="es-ES"/>
        </w:rPr>
        <w:t>Recipiente plástico.</w:t>
      </w:r>
    </w:p>
    <w:p w:rsidR="00804670" w:rsidRDefault="00804670" w:rsidP="00804670">
      <w:pPr>
        <w:rPr>
          <w:lang w:val="es-ES"/>
        </w:rPr>
      </w:pPr>
      <w:r>
        <w:rPr>
          <w:lang w:val="es-ES"/>
        </w:rPr>
        <w:lastRenderedPageBreak/>
        <w:t>Para la limpieza de la malla primero se debe tener en cuenta cual fue es la base de la pintura que se usó. Si se usó una pintura a base de agua, la limpieza de la malla se hará con agua, pero si se usó una pintura a base de aceite, la limpieza de la malla se hará con thinner. Después de tener claro lo anterior</w:t>
      </w:r>
      <w:r w:rsidR="00FF1F58">
        <w:rPr>
          <w:lang w:val="es-ES"/>
        </w:rPr>
        <w:t>,</w:t>
      </w:r>
      <w:r>
        <w:rPr>
          <w:lang w:val="es-ES"/>
        </w:rPr>
        <w:t xml:space="preserve"> se prosigue poniendo la malla dentro del recipiente y con los gua</w:t>
      </w:r>
      <w:r w:rsidR="00FF1F58">
        <w:rPr>
          <w:lang w:val="es-ES"/>
        </w:rPr>
        <w:t>ntes puestos se humedece el papel de limpieza que se empezará a pasar por la malla hasta que quede limpio</w:t>
      </w:r>
      <w:r w:rsidR="00F80682">
        <w:rPr>
          <w:lang w:val="es-ES"/>
        </w:rPr>
        <w:t xml:space="preserve"> (se puede ayudar de sus dedos para frotar y quitar la pintura de la malla)</w:t>
      </w:r>
      <w:r w:rsidR="00FF1F58">
        <w:rPr>
          <w:lang w:val="es-ES"/>
        </w:rPr>
        <w:t>.</w:t>
      </w:r>
    </w:p>
    <w:p w:rsidR="008C70B4" w:rsidRDefault="00F80682" w:rsidP="008C70B4">
      <w:pPr>
        <w:keepNext/>
        <w:jc w:val="center"/>
      </w:pPr>
      <w:r>
        <w:rPr>
          <w:noProof/>
        </w:rPr>
        <w:drawing>
          <wp:inline distT="0" distB="0" distL="0" distR="0" wp14:anchorId="354A26A4" wp14:editId="78B9369E">
            <wp:extent cx="5600700" cy="1934828"/>
            <wp:effectExtent l="0" t="0" r="0" b="8890"/>
            <wp:docPr id="1128" name="Imagen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2940" cy="1935602"/>
                    </a:xfrm>
                    <a:prstGeom prst="rect">
                      <a:avLst/>
                    </a:prstGeom>
                    <a:noFill/>
                  </pic:spPr>
                </pic:pic>
              </a:graphicData>
            </a:graphic>
          </wp:inline>
        </w:drawing>
      </w:r>
    </w:p>
    <w:p w:rsidR="00407355" w:rsidRPr="000F313A" w:rsidRDefault="008C70B4" w:rsidP="008C70B4">
      <w:pPr>
        <w:pStyle w:val="Descripcin"/>
        <w:jc w:val="center"/>
      </w:pPr>
      <w:r>
        <w:t xml:space="preserve">Figura </w:t>
      </w:r>
      <w:r w:rsidR="004B3737">
        <w:rPr>
          <w:noProof/>
        </w:rPr>
        <w:fldChar w:fldCharType="begin"/>
      </w:r>
      <w:r w:rsidR="004B3737">
        <w:rPr>
          <w:noProof/>
        </w:rPr>
        <w:instrText xml:space="preserve"> SEQ Figura \* ARABIC </w:instrText>
      </w:r>
      <w:r w:rsidR="004B3737">
        <w:rPr>
          <w:noProof/>
        </w:rPr>
        <w:fldChar w:fldCharType="separate"/>
      </w:r>
      <w:r>
        <w:rPr>
          <w:noProof/>
        </w:rPr>
        <w:t>16</w:t>
      </w:r>
      <w:r w:rsidR="004B3737">
        <w:rPr>
          <w:noProof/>
        </w:rPr>
        <w:fldChar w:fldCharType="end"/>
      </w:r>
      <w:r>
        <w:t xml:space="preserve">: </w:t>
      </w:r>
      <w:r w:rsidRPr="003774A6">
        <w:t>Limpieza de la malla.</w:t>
      </w:r>
    </w:p>
    <w:p w:rsidR="00CE6E41" w:rsidRPr="000F313A" w:rsidRDefault="00CE6E41" w:rsidP="008C70B4">
      <w:pPr>
        <w:pStyle w:val="Ttulo1"/>
        <w:numPr>
          <w:ilvl w:val="0"/>
          <w:numId w:val="16"/>
        </w:numPr>
      </w:pPr>
      <w:r w:rsidRPr="000F313A">
        <w:t>CONTROL DE CAMBIOS</w:t>
      </w:r>
    </w:p>
    <w:tbl>
      <w:tblPr>
        <w:tblStyle w:val="Tablaconcuadrcula"/>
        <w:tblW w:w="9955" w:type="dxa"/>
        <w:jc w:val="center"/>
        <w:tblLook w:val="04A0" w:firstRow="1" w:lastRow="0" w:firstColumn="1" w:lastColumn="0" w:noHBand="0" w:noVBand="1"/>
      </w:tblPr>
      <w:tblGrid>
        <w:gridCol w:w="4678"/>
        <w:gridCol w:w="1364"/>
        <w:gridCol w:w="1207"/>
        <w:gridCol w:w="2706"/>
      </w:tblGrid>
      <w:tr w:rsidR="00CE6E41" w:rsidRPr="000F313A" w:rsidTr="008C70B4">
        <w:trPr>
          <w:trHeight w:val="315"/>
          <w:jc w:val="center"/>
        </w:trPr>
        <w:tc>
          <w:tcPr>
            <w:tcW w:w="4678" w:type="dxa"/>
            <w:shd w:val="clear" w:color="auto" w:fill="BFBFBF" w:themeFill="background1" w:themeFillShade="BF"/>
            <w:vAlign w:val="center"/>
          </w:tcPr>
          <w:p w:rsidR="00CE6E41" w:rsidRPr="000F313A" w:rsidRDefault="00CE6E41" w:rsidP="004A3020">
            <w:pPr>
              <w:jc w:val="center"/>
              <w:rPr>
                <w:b/>
              </w:rPr>
            </w:pPr>
            <w:r w:rsidRPr="000F313A">
              <w:rPr>
                <w:b/>
              </w:rPr>
              <w:t>DESCRIPCIÓN DEL CAMBIO</w:t>
            </w:r>
          </w:p>
        </w:tc>
        <w:tc>
          <w:tcPr>
            <w:tcW w:w="1364" w:type="dxa"/>
            <w:shd w:val="clear" w:color="auto" w:fill="BFBFBF" w:themeFill="background1" w:themeFillShade="BF"/>
            <w:vAlign w:val="center"/>
          </w:tcPr>
          <w:p w:rsidR="00CE6E41" w:rsidRPr="000F313A" w:rsidRDefault="00CE6E41" w:rsidP="004A3020">
            <w:pPr>
              <w:ind w:left="218" w:hanging="218"/>
              <w:jc w:val="center"/>
              <w:rPr>
                <w:b/>
              </w:rPr>
            </w:pPr>
            <w:r w:rsidRPr="000F313A">
              <w:rPr>
                <w:b/>
              </w:rPr>
              <w:t>FECHA</w:t>
            </w:r>
          </w:p>
        </w:tc>
        <w:tc>
          <w:tcPr>
            <w:tcW w:w="1207" w:type="dxa"/>
            <w:shd w:val="clear" w:color="auto" w:fill="BFBFBF" w:themeFill="background1" w:themeFillShade="BF"/>
            <w:vAlign w:val="center"/>
          </w:tcPr>
          <w:p w:rsidR="00CE6E41" w:rsidRPr="000F313A" w:rsidRDefault="00CE6E41" w:rsidP="004A3020">
            <w:pPr>
              <w:jc w:val="center"/>
              <w:rPr>
                <w:b/>
              </w:rPr>
            </w:pPr>
            <w:r w:rsidRPr="000F313A">
              <w:rPr>
                <w:b/>
              </w:rPr>
              <w:t>VERSIÓN</w:t>
            </w:r>
          </w:p>
        </w:tc>
        <w:tc>
          <w:tcPr>
            <w:tcW w:w="2706" w:type="dxa"/>
            <w:shd w:val="clear" w:color="auto" w:fill="BFBFBF" w:themeFill="background1" w:themeFillShade="BF"/>
            <w:vAlign w:val="center"/>
          </w:tcPr>
          <w:p w:rsidR="00CE6E41" w:rsidRPr="000F313A" w:rsidRDefault="00CE6E41" w:rsidP="004A3020">
            <w:pPr>
              <w:jc w:val="center"/>
              <w:rPr>
                <w:b/>
              </w:rPr>
            </w:pPr>
            <w:r w:rsidRPr="000F313A">
              <w:rPr>
                <w:b/>
              </w:rPr>
              <w:t>APROBADO POR</w:t>
            </w:r>
          </w:p>
        </w:tc>
      </w:tr>
      <w:tr w:rsidR="00CE6E41" w:rsidRPr="000F313A" w:rsidTr="008C70B4">
        <w:trPr>
          <w:trHeight w:val="605"/>
          <w:jc w:val="center"/>
        </w:trPr>
        <w:tc>
          <w:tcPr>
            <w:tcW w:w="4678" w:type="dxa"/>
          </w:tcPr>
          <w:p w:rsidR="003B5F1E" w:rsidRPr="000F313A" w:rsidRDefault="003B5F1E" w:rsidP="003B5F1E">
            <w:pPr>
              <w:jc w:val="left"/>
            </w:pPr>
          </w:p>
        </w:tc>
        <w:tc>
          <w:tcPr>
            <w:tcW w:w="1364" w:type="dxa"/>
          </w:tcPr>
          <w:p w:rsidR="00CE6E41" w:rsidRPr="000F313A" w:rsidRDefault="00CE6E41" w:rsidP="003B5F1E">
            <w:pPr>
              <w:jc w:val="center"/>
            </w:pPr>
          </w:p>
        </w:tc>
        <w:tc>
          <w:tcPr>
            <w:tcW w:w="1207" w:type="dxa"/>
          </w:tcPr>
          <w:p w:rsidR="00CE6E41" w:rsidRPr="000F313A" w:rsidRDefault="00CE6E41" w:rsidP="003B5F1E">
            <w:pPr>
              <w:jc w:val="center"/>
            </w:pPr>
          </w:p>
        </w:tc>
        <w:tc>
          <w:tcPr>
            <w:tcW w:w="2706" w:type="dxa"/>
          </w:tcPr>
          <w:p w:rsidR="00CE6E41" w:rsidRPr="000F313A" w:rsidRDefault="00CE6E41" w:rsidP="003B5F1E">
            <w:pPr>
              <w:jc w:val="center"/>
            </w:pPr>
          </w:p>
        </w:tc>
      </w:tr>
    </w:tbl>
    <w:p w:rsidR="00CE6E41" w:rsidRPr="000F313A" w:rsidRDefault="00CE6E41" w:rsidP="00804670">
      <w:pPr>
        <w:rPr>
          <w:rFonts w:eastAsia="Times New Roman"/>
          <w:color w:val="auto"/>
        </w:rPr>
      </w:pPr>
    </w:p>
    <w:sectPr w:rsidR="00CE6E41" w:rsidRPr="000F313A" w:rsidSect="00AD1F45">
      <w:headerReference w:type="even" r:id="rId24"/>
      <w:headerReference w:type="default" r:id="rId25"/>
      <w:footerReference w:type="even" r:id="rId26"/>
      <w:footerReference w:type="default" r:id="rId27"/>
      <w:headerReference w:type="first" r:id="rId28"/>
      <w:footerReference w:type="first" r:id="rId29"/>
      <w:pgSz w:w="12240" w:h="15840"/>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737" w:rsidRDefault="004B3737" w:rsidP="007C002C">
      <w:pPr>
        <w:spacing w:line="240" w:lineRule="auto"/>
      </w:pPr>
      <w:r>
        <w:separator/>
      </w:r>
    </w:p>
    <w:p w:rsidR="004B3737" w:rsidRDefault="004B3737"/>
  </w:endnote>
  <w:endnote w:type="continuationSeparator" w:id="0">
    <w:p w:rsidR="004B3737" w:rsidRDefault="004B3737" w:rsidP="007C002C">
      <w:pPr>
        <w:spacing w:line="240" w:lineRule="auto"/>
      </w:pPr>
      <w:r>
        <w:continuationSeparator/>
      </w:r>
    </w:p>
    <w:p w:rsidR="004B3737" w:rsidRDefault="004B37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3AD" w:rsidRDefault="00EB13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3060"/>
      <w:gridCol w:w="3060"/>
      <w:gridCol w:w="3060"/>
    </w:tblGrid>
    <w:tr w:rsidR="008C70B4" w:rsidTr="003D1D61">
      <w:trPr>
        <w:jc w:val="center"/>
      </w:trPr>
      <w:tc>
        <w:tcPr>
          <w:tcW w:w="3060" w:type="dxa"/>
          <w:shd w:val="clear" w:color="auto" w:fill="auto"/>
          <w:tcMar>
            <w:left w:w="108" w:type="dxa"/>
          </w:tcMar>
        </w:tcPr>
        <w:p w:rsidR="008C70B4" w:rsidRDefault="008C70B4" w:rsidP="008C70B4">
          <w:pPr>
            <w:pStyle w:val="Piedepgina"/>
            <w:jc w:val="center"/>
            <w:rPr>
              <w:b/>
              <w:sz w:val="18"/>
              <w:szCs w:val="18"/>
            </w:rPr>
          </w:pPr>
          <w:r>
            <w:rPr>
              <w:b/>
              <w:sz w:val="18"/>
              <w:szCs w:val="18"/>
            </w:rPr>
            <w:t>ELABORADO POR:</w:t>
          </w:r>
        </w:p>
        <w:p w:rsidR="008C70B4" w:rsidRDefault="008C70B4" w:rsidP="008C70B4">
          <w:pPr>
            <w:pStyle w:val="Piedepgina"/>
            <w:jc w:val="center"/>
            <w:rPr>
              <w:sz w:val="18"/>
              <w:szCs w:val="18"/>
            </w:rPr>
          </w:pPr>
          <w:r>
            <w:rPr>
              <w:sz w:val="18"/>
              <w:szCs w:val="18"/>
            </w:rPr>
            <w:t>M.C.G.</w:t>
          </w:r>
        </w:p>
      </w:tc>
      <w:tc>
        <w:tcPr>
          <w:tcW w:w="3060" w:type="dxa"/>
          <w:shd w:val="clear" w:color="auto" w:fill="auto"/>
          <w:tcMar>
            <w:left w:w="108" w:type="dxa"/>
          </w:tcMar>
        </w:tcPr>
        <w:p w:rsidR="008C70B4" w:rsidRDefault="008C70B4" w:rsidP="008C70B4">
          <w:pPr>
            <w:pStyle w:val="Piedepgina"/>
            <w:jc w:val="center"/>
            <w:rPr>
              <w:b/>
              <w:sz w:val="18"/>
              <w:szCs w:val="18"/>
            </w:rPr>
          </w:pPr>
          <w:r>
            <w:rPr>
              <w:b/>
              <w:sz w:val="18"/>
              <w:szCs w:val="18"/>
            </w:rPr>
            <w:t>REVISADO POR:</w:t>
          </w:r>
        </w:p>
        <w:p w:rsidR="008C70B4" w:rsidRDefault="008C70B4" w:rsidP="008C70B4">
          <w:pPr>
            <w:pStyle w:val="Piedepgina"/>
            <w:jc w:val="center"/>
            <w:rPr>
              <w:sz w:val="18"/>
              <w:szCs w:val="18"/>
            </w:rPr>
          </w:pPr>
          <w:r>
            <w:rPr>
              <w:sz w:val="18"/>
              <w:szCs w:val="18"/>
            </w:rPr>
            <w:t>N.R.</w:t>
          </w:r>
        </w:p>
      </w:tc>
      <w:tc>
        <w:tcPr>
          <w:tcW w:w="3060" w:type="dxa"/>
          <w:shd w:val="clear" w:color="auto" w:fill="auto"/>
          <w:tcMar>
            <w:left w:w="108" w:type="dxa"/>
          </w:tcMar>
        </w:tcPr>
        <w:p w:rsidR="008C70B4" w:rsidRDefault="008C70B4" w:rsidP="008C70B4">
          <w:pPr>
            <w:pStyle w:val="Piedepgina"/>
            <w:jc w:val="center"/>
            <w:rPr>
              <w:sz w:val="18"/>
              <w:szCs w:val="18"/>
            </w:rPr>
          </w:pPr>
          <w:r>
            <w:rPr>
              <w:b/>
              <w:sz w:val="18"/>
              <w:szCs w:val="18"/>
            </w:rPr>
            <w:t>APROBADO POR:</w:t>
          </w:r>
        </w:p>
        <w:p w:rsidR="008C70B4" w:rsidRDefault="008C70B4" w:rsidP="008C70B4">
          <w:pPr>
            <w:pStyle w:val="Piedepgina"/>
            <w:jc w:val="center"/>
            <w:rPr>
              <w:sz w:val="18"/>
              <w:szCs w:val="18"/>
            </w:rPr>
          </w:pPr>
          <w:bookmarkStart w:id="6" w:name="OLE_LINK1"/>
          <w:r>
            <w:rPr>
              <w:sz w:val="18"/>
              <w:szCs w:val="18"/>
            </w:rPr>
            <w:t>J.F.O.</w:t>
          </w:r>
        </w:p>
      </w:tc>
    </w:tr>
  </w:tbl>
  <w:p w:rsidR="008C70B4" w:rsidRDefault="008C70B4" w:rsidP="008C70B4">
    <w:pPr>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rsidR="00426D28" w:rsidRDefault="008C70B4" w:rsidP="008C70B4">
    <w:pPr>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6"/>
    <w:r>
      <w:rPr>
        <w:rFonts w:eastAsiaTheme="minorHAnsi"/>
        <w:sz w:val="16"/>
        <w:szCs w:val="16"/>
        <w:lang w:eastAsia="en-US"/>
      </w:rPr>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3AD" w:rsidRDefault="00EB13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737" w:rsidRDefault="004B3737" w:rsidP="007C002C">
      <w:pPr>
        <w:spacing w:line="240" w:lineRule="auto"/>
      </w:pPr>
      <w:r>
        <w:separator/>
      </w:r>
    </w:p>
    <w:p w:rsidR="004B3737" w:rsidRDefault="004B3737"/>
  </w:footnote>
  <w:footnote w:type="continuationSeparator" w:id="0">
    <w:p w:rsidR="004B3737" w:rsidRDefault="004B3737" w:rsidP="007C002C">
      <w:pPr>
        <w:spacing w:line="240" w:lineRule="auto"/>
      </w:pPr>
      <w:r>
        <w:continuationSeparator/>
      </w:r>
    </w:p>
    <w:p w:rsidR="004B3737" w:rsidRDefault="004B373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3AD" w:rsidRDefault="00EB13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2723"/>
      <w:gridCol w:w="2152"/>
      <w:gridCol w:w="2152"/>
      <w:gridCol w:w="2153"/>
    </w:tblGrid>
    <w:tr w:rsidR="00426D28" w:rsidTr="00C32EC5">
      <w:trPr>
        <w:trHeight w:val="253"/>
        <w:jc w:val="center"/>
      </w:trPr>
      <w:tc>
        <w:tcPr>
          <w:tcW w:w="2723" w:type="dxa"/>
          <w:vMerge w:val="restart"/>
          <w:vAlign w:val="center"/>
        </w:tcPr>
        <w:p w:rsidR="00426D28" w:rsidRPr="00D20B45" w:rsidRDefault="00EB13AD" w:rsidP="008C70B4">
          <w:pPr>
            <w:pStyle w:val="Encabezado"/>
            <w:spacing w:before="0" w:after="0"/>
            <w:jc w:val="center"/>
            <w:rPr>
              <w:noProof/>
              <w:lang w:val="es-ES"/>
            </w:rPr>
          </w:pPr>
          <w:customXmlInsRangeStart w:id="3" w:author="Ingrid Nathaly Rangel Muñoz" w:date="2018-08-15T18:35:00Z"/>
          <w:sdt>
            <w:sdtPr>
              <w:rPr>
                <w:noProof/>
                <w:lang w:val="es-ES"/>
              </w:rPr>
              <w:id w:val="112336563"/>
              <w:docPartObj>
                <w:docPartGallery w:val="Watermarks"/>
                <w:docPartUnique/>
              </w:docPartObj>
            </w:sdtPr>
            <w:sdtContent>
              <w:customXmlInsRangeEnd w:id="3"/>
              <w:ins w:id="4" w:author="Ingrid Nathaly Rangel Muñoz" w:date="2018-08-15T18:35:00Z">
                <w:r w:rsidRPr="00EB13AD">
                  <w:rPr>
                    <w:noProof/>
                    <w:lang w:val="es-E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0"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ins>
              <w:customXmlInsRangeStart w:id="5" w:author="Ingrid Nathaly Rangel Muñoz" w:date="2018-08-15T18:35:00Z"/>
            </w:sdtContent>
          </w:sdt>
          <w:customXmlInsRangeEnd w:id="5"/>
          <w:r w:rsidR="00426D28" w:rsidRPr="00D20B45">
            <w:rPr>
              <w:noProof/>
            </w:rPr>
            <w:drawing>
              <wp:inline distT="0" distB="0" distL="0" distR="0" wp14:anchorId="7239DC8A" wp14:editId="30CE7C24">
                <wp:extent cx="1337310" cy="514350"/>
                <wp:effectExtent l="19050" t="0" r="0" b="0"/>
                <wp:docPr id="5"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1337310" cy="514350"/>
                        </a:xfrm>
                        <a:prstGeom prst="rect">
                          <a:avLst/>
                        </a:prstGeom>
                      </pic:spPr>
                    </pic:pic>
                  </a:graphicData>
                </a:graphic>
              </wp:inline>
            </w:drawing>
          </w:r>
        </w:p>
      </w:tc>
      <w:tc>
        <w:tcPr>
          <w:tcW w:w="6457" w:type="dxa"/>
          <w:gridSpan w:val="3"/>
          <w:vAlign w:val="center"/>
        </w:tcPr>
        <w:p w:rsidR="00426D28" w:rsidRPr="006C0719" w:rsidRDefault="00426D28" w:rsidP="008C70B4">
          <w:pPr>
            <w:pStyle w:val="Encabezado"/>
            <w:spacing w:before="0" w:after="0"/>
            <w:jc w:val="center"/>
            <w:rPr>
              <w:b/>
            </w:rPr>
          </w:pPr>
          <w:r>
            <w:rPr>
              <w:b/>
            </w:rPr>
            <w:t>Departamento de Ingeniería Eléctrica y Electrónica</w:t>
          </w:r>
        </w:p>
      </w:tc>
    </w:tr>
    <w:tr w:rsidR="00426D28" w:rsidTr="00C32EC5">
      <w:trPr>
        <w:trHeight w:val="253"/>
        <w:jc w:val="center"/>
      </w:trPr>
      <w:tc>
        <w:tcPr>
          <w:tcW w:w="2723" w:type="dxa"/>
          <w:vMerge/>
        </w:tcPr>
        <w:p w:rsidR="00426D28" w:rsidRDefault="00426D28" w:rsidP="008C70B4">
          <w:pPr>
            <w:pStyle w:val="Encabezado"/>
            <w:spacing w:before="0" w:after="0"/>
          </w:pPr>
        </w:p>
      </w:tc>
      <w:tc>
        <w:tcPr>
          <w:tcW w:w="6457" w:type="dxa"/>
          <w:gridSpan w:val="3"/>
          <w:vAlign w:val="center"/>
        </w:tcPr>
        <w:p w:rsidR="00426D28" w:rsidRPr="006C0719" w:rsidRDefault="00426D28" w:rsidP="008C70B4">
          <w:pPr>
            <w:pStyle w:val="Encabezado"/>
            <w:spacing w:before="0" w:after="0"/>
            <w:jc w:val="center"/>
            <w:rPr>
              <w:b/>
            </w:rPr>
          </w:pPr>
          <w:r>
            <w:rPr>
              <w:b/>
            </w:rPr>
            <w:t>Laboratorio de Ingeniería Eléctrica y Electrónica</w:t>
          </w:r>
        </w:p>
      </w:tc>
    </w:tr>
    <w:tr w:rsidR="00426D28" w:rsidTr="00C32EC5">
      <w:trPr>
        <w:trHeight w:val="253"/>
        <w:jc w:val="center"/>
      </w:trPr>
      <w:tc>
        <w:tcPr>
          <w:tcW w:w="2723" w:type="dxa"/>
          <w:vMerge/>
        </w:tcPr>
        <w:p w:rsidR="00426D28" w:rsidRDefault="00426D28" w:rsidP="008C70B4">
          <w:pPr>
            <w:pStyle w:val="Encabezado"/>
            <w:spacing w:before="0" w:after="0"/>
            <w:rPr>
              <w:noProof/>
            </w:rPr>
          </w:pPr>
        </w:p>
      </w:tc>
      <w:tc>
        <w:tcPr>
          <w:tcW w:w="6457" w:type="dxa"/>
          <w:gridSpan w:val="3"/>
          <w:vAlign w:val="center"/>
        </w:tcPr>
        <w:p w:rsidR="00426D28" w:rsidRDefault="00467268" w:rsidP="008C70B4">
          <w:pPr>
            <w:pStyle w:val="Encabezado"/>
            <w:spacing w:before="0" w:after="0"/>
            <w:jc w:val="center"/>
            <w:rPr>
              <w:b/>
            </w:rPr>
          </w:pPr>
          <w:r>
            <w:rPr>
              <w:b/>
            </w:rPr>
            <w:t>Centro de Microelectrónica Universidad de los Andes</w:t>
          </w:r>
        </w:p>
      </w:tc>
    </w:tr>
    <w:tr w:rsidR="00467268" w:rsidTr="00C32EC5">
      <w:trPr>
        <w:trHeight w:val="253"/>
        <w:jc w:val="center"/>
      </w:trPr>
      <w:tc>
        <w:tcPr>
          <w:tcW w:w="2723" w:type="dxa"/>
          <w:vMerge/>
        </w:tcPr>
        <w:p w:rsidR="00467268" w:rsidRDefault="00467268" w:rsidP="008C70B4">
          <w:pPr>
            <w:pStyle w:val="Encabezado"/>
            <w:spacing w:before="0" w:after="0"/>
            <w:rPr>
              <w:noProof/>
            </w:rPr>
          </w:pPr>
        </w:p>
      </w:tc>
      <w:tc>
        <w:tcPr>
          <w:tcW w:w="6457" w:type="dxa"/>
          <w:gridSpan w:val="3"/>
          <w:vAlign w:val="center"/>
        </w:tcPr>
        <w:p w:rsidR="00467268" w:rsidRDefault="00467268" w:rsidP="008C70B4">
          <w:pPr>
            <w:pStyle w:val="Encabezado"/>
            <w:spacing w:before="0" w:after="0"/>
            <w:jc w:val="center"/>
            <w:rPr>
              <w:b/>
            </w:rPr>
          </w:pPr>
          <w:r>
            <w:rPr>
              <w:b/>
            </w:rPr>
            <w:t>Línea de Biosensores y Microsistemas</w:t>
          </w:r>
        </w:p>
      </w:tc>
    </w:tr>
    <w:tr w:rsidR="00467268" w:rsidTr="00C32EC5">
      <w:trPr>
        <w:trHeight w:val="253"/>
        <w:jc w:val="center"/>
      </w:trPr>
      <w:tc>
        <w:tcPr>
          <w:tcW w:w="2723" w:type="dxa"/>
          <w:vMerge/>
        </w:tcPr>
        <w:p w:rsidR="00467268" w:rsidRDefault="00467268" w:rsidP="008C70B4">
          <w:pPr>
            <w:pStyle w:val="Encabezado"/>
            <w:spacing w:before="0" w:after="0"/>
            <w:rPr>
              <w:noProof/>
            </w:rPr>
          </w:pPr>
        </w:p>
      </w:tc>
      <w:tc>
        <w:tcPr>
          <w:tcW w:w="6457" w:type="dxa"/>
          <w:gridSpan w:val="3"/>
          <w:vAlign w:val="center"/>
        </w:tcPr>
        <w:p w:rsidR="00467268" w:rsidRDefault="00467268" w:rsidP="008C70B4">
          <w:pPr>
            <w:pStyle w:val="Encabezado"/>
            <w:spacing w:before="0" w:after="0"/>
            <w:jc w:val="center"/>
            <w:rPr>
              <w:b/>
            </w:rPr>
          </w:pPr>
          <w:r>
            <w:rPr>
              <w:b/>
            </w:rPr>
            <w:t>Protocolo de M</w:t>
          </w:r>
          <w:r w:rsidR="008C70B4">
            <w:rPr>
              <w:b/>
            </w:rPr>
            <w:t>anufactura</w:t>
          </w:r>
        </w:p>
      </w:tc>
    </w:tr>
    <w:tr w:rsidR="00426D28" w:rsidTr="00C32EC5">
      <w:trPr>
        <w:trHeight w:val="253"/>
        <w:jc w:val="center"/>
      </w:trPr>
      <w:tc>
        <w:tcPr>
          <w:tcW w:w="2723" w:type="dxa"/>
          <w:vMerge/>
        </w:tcPr>
        <w:p w:rsidR="00426D28" w:rsidRDefault="00426D28" w:rsidP="008C70B4">
          <w:pPr>
            <w:pStyle w:val="Encabezado"/>
            <w:spacing w:before="0" w:after="0"/>
            <w:rPr>
              <w:noProof/>
            </w:rPr>
          </w:pPr>
        </w:p>
      </w:tc>
      <w:tc>
        <w:tcPr>
          <w:tcW w:w="6457" w:type="dxa"/>
          <w:gridSpan w:val="3"/>
          <w:vAlign w:val="center"/>
        </w:tcPr>
        <w:p w:rsidR="00426D28" w:rsidRPr="006C0719" w:rsidRDefault="00E37535" w:rsidP="008C70B4">
          <w:pPr>
            <w:pStyle w:val="Encabezado"/>
            <w:spacing w:before="0" w:after="0"/>
            <w:jc w:val="center"/>
            <w:rPr>
              <w:b/>
            </w:rPr>
          </w:pPr>
          <w:r>
            <w:rPr>
              <w:b/>
            </w:rPr>
            <w:t>Dispositivos Discretos en Materiales Flexibles</w:t>
          </w:r>
        </w:p>
      </w:tc>
    </w:tr>
    <w:tr w:rsidR="00426D28" w:rsidRPr="006C0719" w:rsidTr="00686B40">
      <w:trPr>
        <w:trHeight w:val="253"/>
        <w:jc w:val="center"/>
      </w:trPr>
      <w:tc>
        <w:tcPr>
          <w:tcW w:w="2723" w:type="dxa"/>
          <w:vAlign w:val="center"/>
        </w:tcPr>
        <w:p w:rsidR="00426D28" w:rsidRPr="006C0719" w:rsidRDefault="00426D28" w:rsidP="008C70B4">
          <w:pPr>
            <w:pStyle w:val="Encabezado"/>
            <w:spacing w:before="0" w:after="0"/>
            <w:rPr>
              <w:sz w:val="16"/>
              <w:szCs w:val="16"/>
            </w:rPr>
          </w:pPr>
          <w:r w:rsidRPr="006C0719">
            <w:rPr>
              <w:sz w:val="16"/>
              <w:szCs w:val="16"/>
            </w:rPr>
            <w:t>Fecha:</w:t>
          </w:r>
          <w:r>
            <w:rPr>
              <w:sz w:val="16"/>
              <w:szCs w:val="16"/>
            </w:rPr>
            <w:t xml:space="preserve"> 29 de Octubre </w:t>
          </w:r>
          <w:r w:rsidRPr="006C0719">
            <w:rPr>
              <w:sz w:val="16"/>
              <w:szCs w:val="16"/>
            </w:rPr>
            <w:t>de 201</w:t>
          </w:r>
          <w:r>
            <w:rPr>
              <w:sz w:val="16"/>
              <w:szCs w:val="16"/>
            </w:rPr>
            <w:t>3</w:t>
          </w:r>
        </w:p>
      </w:tc>
      <w:tc>
        <w:tcPr>
          <w:tcW w:w="2152" w:type="dxa"/>
          <w:vAlign w:val="center"/>
        </w:tcPr>
        <w:p w:rsidR="00426D28" w:rsidRPr="006C0719" w:rsidRDefault="008C70B4" w:rsidP="008C70B4">
          <w:pPr>
            <w:pStyle w:val="Encabezado"/>
            <w:spacing w:before="0" w:after="0"/>
            <w:rPr>
              <w:sz w:val="16"/>
              <w:szCs w:val="16"/>
            </w:rPr>
          </w:pPr>
          <w:r>
            <w:rPr>
              <w:sz w:val="16"/>
              <w:szCs w:val="16"/>
            </w:rPr>
            <w:t>CÓDIGO: PMF201301</w:t>
          </w:r>
        </w:p>
      </w:tc>
      <w:tc>
        <w:tcPr>
          <w:tcW w:w="2152" w:type="dxa"/>
          <w:vAlign w:val="center"/>
        </w:tcPr>
        <w:p w:rsidR="00426D28" w:rsidRPr="006C0719" w:rsidRDefault="00426D28" w:rsidP="008C70B4">
          <w:pPr>
            <w:pStyle w:val="Encabezado"/>
            <w:spacing w:before="0" w:after="0"/>
            <w:jc w:val="center"/>
            <w:rPr>
              <w:sz w:val="16"/>
              <w:szCs w:val="16"/>
            </w:rPr>
          </w:pPr>
          <w:r>
            <w:rPr>
              <w:sz w:val="16"/>
              <w:szCs w:val="16"/>
            </w:rPr>
            <w:t xml:space="preserve">Página: </w:t>
          </w:r>
          <w:r>
            <w:rPr>
              <w:sz w:val="16"/>
              <w:szCs w:val="16"/>
            </w:rPr>
            <w:fldChar w:fldCharType="begin"/>
          </w:r>
          <w:r>
            <w:rPr>
              <w:sz w:val="16"/>
              <w:szCs w:val="16"/>
            </w:rPr>
            <w:instrText xml:space="preserve"> PAGE  \* Arabic  \* MERGEFORMAT </w:instrText>
          </w:r>
          <w:r>
            <w:rPr>
              <w:sz w:val="16"/>
              <w:szCs w:val="16"/>
            </w:rPr>
            <w:fldChar w:fldCharType="separate"/>
          </w:r>
          <w:r w:rsidR="00EB13AD">
            <w:rPr>
              <w:noProof/>
              <w:sz w:val="16"/>
              <w:szCs w:val="16"/>
            </w:rPr>
            <w:t>2</w:t>
          </w:r>
          <w:r>
            <w:rPr>
              <w:sz w:val="16"/>
              <w:szCs w:val="16"/>
            </w:rPr>
            <w:fldChar w:fldCharType="end"/>
          </w:r>
          <w:r>
            <w:rPr>
              <w:sz w:val="16"/>
              <w:szCs w:val="16"/>
            </w:rPr>
            <w:t xml:space="preserve"> de </w:t>
          </w:r>
          <w:r w:rsidR="004B3737">
            <w:rPr>
              <w:noProof/>
              <w:sz w:val="16"/>
              <w:szCs w:val="16"/>
            </w:rPr>
            <w:fldChar w:fldCharType="begin"/>
          </w:r>
          <w:r w:rsidR="004B3737">
            <w:rPr>
              <w:noProof/>
              <w:sz w:val="16"/>
              <w:szCs w:val="16"/>
            </w:rPr>
            <w:instrText xml:space="preserve"> NUMPAGES  \* Arabic  \* MERGEFORMAT </w:instrText>
          </w:r>
          <w:r w:rsidR="004B3737">
            <w:rPr>
              <w:noProof/>
              <w:sz w:val="16"/>
              <w:szCs w:val="16"/>
            </w:rPr>
            <w:fldChar w:fldCharType="separate"/>
          </w:r>
          <w:r w:rsidR="00EB13AD">
            <w:rPr>
              <w:noProof/>
              <w:sz w:val="16"/>
              <w:szCs w:val="16"/>
            </w:rPr>
            <w:t>13</w:t>
          </w:r>
          <w:r w:rsidR="004B3737">
            <w:rPr>
              <w:noProof/>
              <w:sz w:val="16"/>
              <w:szCs w:val="16"/>
            </w:rPr>
            <w:fldChar w:fldCharType="end"/>
          </w:r>
        </w:p>
      </w:tc>
      <w:tc>
        <w:tcPr>
          <w:tcW w:w="2153" w:type="dxa"/>
          <w:vAlign w:val="center"/>
        </w:tcPr>
        <w:p w:rsidR="00426D28" w:rsidRPr="006C0719" w:rsidRDefault="00426D28" w:rsidP="008C70B4">
          <w:pPr>
            <w:pStyle w:val="Encabezado"/>
            <w:spacing w:before="0" w:after="0"/>
            <w:jc w:val="center"/>
            <w:rPr>
              <w:sz w:val="16"/>
              <w:szCs w:val="16"/>
            </w:rPr>
          </w:pPr>
          <w:r>
            <w:rPr>
              <w:sz w:val="16"/>
              <w:szCs w:val="16"/>
            </w:rPr>
            <w:t>Versión: 1.0</w:t>
          </w:r>
        </w:p>
      </w:tc>
    </w:tr>
  </w:tbl>
  <w:p w:rsidR="00FE146F" w:rsidRDefault="00FE146F"/>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D28" w:rsidRDefault="00426D28" w:rsidP="00AD1F45">
    <w:pPr>
      <w:pStyle w:val="Encabezado"/>
      <w:jc w:val="center"/>
    </w:pPr>
    <w:r w:rsidRPr="00AD1F45">
      <w:rPr>
        <w:noProof/>
      </w:rPr>
      <w:drawing>
        <wp:inline distT="0" distB="0" distL="0" distR="0">
          <wp:extent cx="2834767" cy="1090295"/>
          <wp:effectExtent l="19050" t="0" r="3683" b="0"/>
          <wp:docPr id="8"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EABCD240"/>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BB95776"/>
    <w:multiLevelType w:val="hybridMultilevel"/>
    <w:tmpl w:val="F4A4C9E0"/>
    <w:lvl w:ilvl="0" w:tplc="B63825A0">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C26CE2"/>
    <w:multiLevelType w:val="hybridMultilevel"/>
    <w:tmpl w:val="A412C9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A8051D"/>
    <w:multiLevelType w:val="hybridMultilevel"/>
    <w:tmpl w:val="DA1C1F5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36337E0"/>
    <w:multiLevelType w:val="multilevel"/>
    <w:tmpl w:val="A68CF0F8"/>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25450D0C"/>
    <w:multiLevelType w:val="hybridMultilevel"/>
    <w:tmpl w:val="726E7E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8B444EC"/>
    <w:multiLevelType w:val="hybridMultilevel"/>
    <w:tmpl w:val="7722C568"/>
    <w:lvl w:ilvl="0" w:tplc="19B809F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2C0E58B7"/>
    <w:multiLevelType w:val="hybridMultilevel"/>
    <w:tmpl w:val="603C4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DF10A9"/>
    <w:multiLevelType w:val="multilevel"/>
    <w:tmpl w:val="EA544E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95584F"/>
    <w:multiLevelType w:val="hybridMultilevel"/>
    <w:tmpl w:val="0F3020F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B400903"/>
    <w:multiLevelType w:val="multilevel"/>
    <w:tmpl w:val="CB12F3DC"/>
    <w:lvl w:ilvl="0">
      <w:start w:val="3"/>
      <w:numFmt w:val="decimal"/>
      <w:lvlText w:val="%1"/>
      <w:lvlJc w:val="left"/>
      <w:pPr>
        <w:ind w:left="480" w:hanging="480"/>
      </w:pPr>
      <w:rPr>
        <w:rFonts w:hint="default"/>
      </w:rPr>
    </w:lvl>
    <w:lvl w:ilvl="1">
      <w:start w:val="2"/>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1" w15:restartNumberingAfterBreak="0">
    <w:nsid w:val="4B6816A7"/>
    <w:multiLevelType w:val="multilevel"/>
    <w:tmpl w:val="7652CC1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F1113A"/>
    <w:multiLevelType w:val="multilevel"/>
    <w:tmpl w:val="239682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FFB0B69"/>
    <w:multiLevelType w:val="hybridMultilevel"/>
    <w:tmpl w:val="082CC9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7C44007"/>
    <w:multiLevelType w:val="multilevel"/>
    <w:tmpl w:val="40A2E626"/>
    <w:lvl w:ilvl="0">
      <w:start w:val="3"/>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7"/>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58865D92"/>
    <w:multiLevelType w:val="multilevel"/>
    <w:tmpl w:val="E370DC50"/>
    <w:lvl w:ilvl="0">
      <w:start w:val="3"/>
      <w:numFmt w:val="decimal"/>
      <w:lvlText w:val="%1"/>
      <w:lvlJc w:val="left"/>
      <w:pPr>
        <w:ind w:left="600" w:hanging="600"/>
      </w:pPr>
      <w:rPr>
        <w:rFonts w:hint="default"/>
      </w:rPr>
    </w:lvl>
    <w:lvl w:ilvl="1">
      <w:start w:val="2"/>
      <w:numFmt w:val="decimal"/>
      <w:lvlText w:val="%1.%2"/>
      <w:lvlJc w:val="left"/>
      <w:pPr>
        <w:ind w:left="840" w:hanging="600"/>
      </w:pPr>
      <w:rPr>
        <w:rFonts w:hint="default"/>
      </w:rPr>
    </w:lvl>
    <w:lvl w:ilvl="2">
      <w:start w:val="1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62B03761"/>
    <w:multiLevelType w:val="multilevel"/>
    <w:tmpl w:val="09F8CAB0"/>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15:restartNumberingAfterBreak="0">
    <w:nsid w:val="6D227481"/>
    <w:multiLevelType w:val="hybridMultilevel"/>
    <w:tmpl w:val="854C3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4CE579F"/>
    <w:multiLevelType w:val="hybridMultilevel"/>
    <w:tmpl w:val="528E8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6"/>
  </w:num>
  <w:num w:numId="4">
    <w:abstractNumId w:val="11"/>
  </w:num>
  <w:num w:numId="5">
    <w:abstractNumId w:val="10"/>
  </w:num>
  <w:num w:numId="6">
    <w:abstractNumId w:val="14"/>
  </w:num>
  <w:num w:numId="7">
    <w:abstractNumId w:val="15"/>
  </w:num>
  <w:num w:numId="8">
    <w:abstractNumId w:val="1"/>
  </w:num>
  <w:num w:numId="9">
    <w:abstractNumId w:val="9"/>
  </w:num>
  <w:num w:numId="10">
    <w:abstractNumId w:val="16"/>
  </w:num>
  <w:num w:numId="11">
    <w:abstractNumId w:val="4"/>
  </w:num>
  <w:num w:numId="12">
    <w:abstractNumId w:val="12"/>
  </w:num>
  <w:num w:numId="13">
    <w:abstractNumId w:val="18"/>
  </w:num>
  <w:num w:numId="14">
    <w:abstractNumId w:val="17"/>
  </w:num>
  <w:num w:numId="15">
    <w:abstractNumId w:val="7"/>
  </w:num>
  <w:num w:numId="16">
    <w:abstractNumId w:val="8"/>
  </w:num>
  <w:num w:numId="17">
    <w:abstractNumId w:val="5"/>
  </w:num>
  <w:num w:numId="18">
    <w:abstractNumId w:val="3"/>
  </w:num>
  <w:num w:numId="19">
    <w:abstractNumId w:val="1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grid Nathaly Rangel Muñoz">
    <w15:presenceInfo w15:providerId="None" w15:userId="Ingrid Nathaly Rangel Muño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trackRevisions/>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50D"/>
    <w:rsid w:val="00001737"/>
    <w:rsid w:val="00002908"/>
    <w:rsid w:val="00004F45"/>
    <w:rsid w:val="000104C0"/>
    <w:rsid w:val="00010639"/>
    <w:rsid w:val="00011B99"/>
    <w:rsid w:val="00014CDD"/>
    <w:rsid w:val="00017C8D"/>
    <w:rsid w:val="0002681A"/>
    <w:rsid w:val="00026E88"/>
    <w:rsid w:val="000336D8"/>
    <w:rsid w:val="00036991"/>
    <w:rsid w:val="00047CA4"/>
    <w:rsid w:val="00052416"/>
    <w:rsid w:val="00057878"/>
    <w:rsid w:val="00077708"/>
    <w:rsid w:val="0008234F"/>
    <w:rsid w:val="000837B9"/>
    <w:rsid w:val="00084406"/>
    <w:rsid w:val="000907AB"/>
    <w:rsid w:val="000949C7"/>
    <w:rsid w:val="000A1BF7"/>
    <w:rsid w:val="000A4CE2"/>
    <w:rsid w:val="000B6634"/>
    <w:rsid w:val="000C02A2"/>
    <w:rsid w:val="000E5E73"/>
    <w:rsid w:val="000F12CA"/>
    <w:rsid w:val="000F313A"/>
    <w:rsid w:val="001026A7"/>
    <w:rsid w:val="0010519B"/>
    <w:rsid w:val="001057AE"/>
    <w:rsid w:val="0010763C"/>
    <w:rsid w:val="00112FE9"/>
    <w:rsid w:val="0012374A"/>
    <w:rsid w:val="00125DDA"/>
    <w:rsid w:val="0013413C"/>
    <w:rsid w:val="00137D87"/>
    <w:rsid w:val="00140A2E"/>
    <w:rsid w:val="00142452"/>
    <w:rsid w:val="001456FE"/>
    <w:rsid w:val="001665DB"/>
    <w:rsid w:val="00175422"/>
    <w:rsid w:val="00176F49"/>
    <w:rsid w:val="00197CA6"/>
    <w:rsid w:val="001A7229"/>
    <w:rsid w:val="001B1527"/>
    <w:rsid w:val="001B33AA"/>
    <w:rsid w:val="001B34EA"/>
    <w:rsid w:val="001B757B"/>
    <w:rsid w:val="001C04C3"/>
    <w:rsid w:val="001C247C"/>
    <w:rsid w:val="001C53DD"/>
    <w:rsid w:val="001C5B9A"/>
    <w:rsid w:val="001E63A5"/>
    <w:rsid w:val="001E6B25"/>
    <w:rsid w:val="001E7D68"/>
    <w:rsid w:val="001F2DF7"/>
    <w:rsid w:val="001F56BD"/>
    <w:rsid w:val="001F7F53"/>
    <w:rsid w:val="00201973"/>
    <w:rsid w:val="002121F3"/>
    <w:rsid w:val="00214C2D"/>
    <w:rsid w:val="00217C0F"/>
    <w:rsid w:val="00220B29"/>
    <w:rsid w:val="00222D0E"/>
    <w:rsid w:val="0022406A"/>
    <w:rsid w:val="00232003"/>
    <w:rsid w:val="002322A5"/>
    <w:rsid w:val="00235B00"/>
    <w:rsid w:val="00237A35"/>
    <w:rsid w:val="00250922"/>
    <w:rsid w:val="00256499"/>
    <w:rsid w:val="00261609"/>
    <w:rsid w:val="00270E1F"/>
    <w:rsid w:val="00275855"/>
    <w:rsid w:val="0027680E"/>
    <w:rsid w:val="0028650D"/>
    <w:rsid w:val="00287235"/>
    <w:rsid w:val="00294AAA"/>
    <w:rsid w:val="002A1C04"/>
    <w:rsid w:val="002A1E35"/>
    <w:rsid w:val="002B205A"/>
    <w:rsid w:val="002C3FDF"/>
    <w:rsid w:val="002D0CB7"/>
    <w:rsid w:val="002D1515"/>
    <w:rsid w:val="002D5840"/>
    <w:rsid w:val="002E204A"/>
    <w:rsid w:val="002E37AC"/>
    <w:rsid w:val="002E51B8"/>
    <w:rsid w:val="002F0199"/>
    <w:rsid w:val="0030599D"/>
    <w:rsid w:val="0030635B"/>
    <w:rsid w:val="00307B4C"/>
    <w:rsid w:val="00311EB4"/>
    <w:rsid w:val="0032004A"/>
    <w:rsid w:val="00320319"/>
    <w:rsid w:val="003265F0"/>
    <w:rsid w:val="0033511B"/>
    <w:rsid w:val="00341181"/>
    <w:rsid w:val="00342D51"/>
    <w:rsid w:val="003442D6"/>
    <w:rsid w:val="00360677"/>
    <w:rsid w:val="00362A5D"/>
    <w:rsid w:val="00367996"/>
    <w:rsid w:val="0037187A"/>
    <w:rsid w:val="003748B2"/>
    <w:rsid w:val="00380FE6"/>
    <w:rsid w:val="003957C4"/>
    <w:rsid w:val="003A1B93"/>
    <w:rsid w:val="003A391F"/>
    <w:rsid w:val="003A51F6"/>
    <w:rsid w:val="003A6398"/>
    <w:rsid w:val="003B2D1F"/>
    <w:rsid w:val="003B5F1E"/>
    <w:rsid w:val="003B6B12"/>
    <w:rsid w:val="003B73FD"/>
    <w:rsid w:val="003D700E"/>
    <w:rsid w:val="003E3342"/>
    <w:rsid w:val="003F05B0"/>
    <w:rsid w:val="003F10FA"/>
    <w:rsid w:val="003F369E"/>
    <w:rsid w:val="00402C49"/>
    <w:rsid w:val="0040547D"/>
    <w:rsid w:val="0040556F"/>
    <w:rsid w:val="00407355"/>
    <w:rsid w:val="00412BAB"/>
    <w:rsid w:val="00413808"/>
    <w:rsid w:val="004146F8"/>
    <w:rsid w:val="00426D28"/>
    <w:rsid w:val="00451064"/>
    <w:rsid w:val="004563BE"/>
    <w:rsid w:val="00456FAD"/>
    <w:rsid w:val="00460E85"/>
    <w:rsid w:val="004615FB"/>
    <w:rsid w:val="004624A7"/>
    <w:rsid w:val="00463A64"/>
    <w:rsid w:val="00467268"/>
    <w:rsid w:val="00471CA6"/>
    <w:rsid w:val="004857A6"/>
    <w:rsid w:val="00487A2D"/>
    <w:rsid w:val="0049239B"/>
    <w:rsid w:val="004A0AE8"/>
    <w:rsid w:val="004A25C4"/>
    <w:rsid w:val="004A2697"/>
    <w:rsid w:val="004A3020"/>
    <w:rsid w:val="004A480B"/>
    <w:rsid w:val="004B3737"/>
    <w:rsid w:val="004D223C"/>
    <w:rsid w:val="004D44D5"/>
    <w:rsid w:val="004D4EE7"/>
    <w:rsid w:val="004F3983"/>
    <w:rsid w:val="004F3BE4"/>
    <w:rsid w:val="005168C3"/>
    <w:rsid w:val="005312A9"/>
    <w:rsid w:val="00533D7A"/>
    <w:rsid w:val="00535088"/>
    <w:rsid w:val="005350C7"/>
    <w:rsid w:val="005406E7"/>
    <w:rsid w:val="00540C1F"/>
    <w:rsid w:val="00544956"/>
    <w:rsid w:val="005472DA"/>
    <w:rsid w:val="00560FD3"/>
    <w:rsid w:val="005626E5"/>
    <w:rsid w:val="00563022"/>
    <w:rsid w:val="005667CC"/>
    <w:rsid w:val="0057341D"/>
    <w:rsid w:val="00593B87"/>
    <w:rsid w:val="00595BB3"/>
    <w:rsid w:val="005962AF"/>
    <w:rsid w:val="00597FEB"/>
    <w:rsid w:val="005A4952"/>
    <w:rsid w:val="005A6308"/>
    <w:rsid w:val="005A6EB3"/>
    <w:rsid w:val="005B60EC"/>
    <w:rsid w:val="005C1C7A"/>
    <w:rsid w:val="005C2DAB"/>
    <w:rsid w:val="005D04A3"/>
    <w:rsid w:val="005D47FB"/>
    <w:rsid w:val="005D4D39"/>
    <w:rsid w:val="005E03C5"/>
    <w:rsid w:val="005E2534"/>
    <w:rsid w:val="005E3FBC"/>
    <w:rsid w:val="005F1876"/>
    <w:rsid w:val="005F218E"/>
    <w:rsid w:val="005F2259"/>
    <w:rsid w:val="00602EC7"/>
    <w:rsid w:val="00606D41"/>
    <w:rsid w:val="00617E9A"/>
    <w:rsid w:val="006233E9"/>
    <w:rsid w:val="00625124"/>
    <w:rsid w:val="00625286"/>
    <w:rsid w:val="0062745C"/>
    <w:rsid w:val="00646A7F"/>
    <w:rsid w:val="00651631"/>
    <w:rsid w:val="006637E5"/>
    <w:rsid w:val="00670B38"/>
    <w:rsid w:val="006738F0"/>
    <w:rsid w:val="00686B40"/>
    <w:rsid w:val="006926CA"/>
    <w:rsid w:val="006A1389"/>
    <w:rsid w:val="006B1936"/>
    <w:rsid w:val="006B4301"/>
    <w:rsid w:val="006C1B3D"/>
    <w:rsid w:val="006C3CDD"/>
    <w:rsid w:val="006C4B42"/>
    <w:rsid w:val="006C7C69"/>
    <w:rsid w:val="006D12A8"/>
    <w:rsid w:val="006D4C3D"/>
    <w:rsid w:val="006E345B"/>
    <w:rsid w:val="006F0976"/>
    <w:rsid w:val="006F3102"/>
    <w:rsid w:val="006F3D61"/>
    <w:rsid w:val="006F4F31"/>
    <w:rsid w:val="006F6B76"/>
    <w:rsid w:val="006F7252"/>
    <w:rsid w:val="0070276C"/>
    <w:rsid w:val="00713676"/>
    <w:rsid w:val="007202D4"/>
    <w:rsid w:val="00722086"/>
    <w:rsid w:val="007233B1"/>
    <w:rsid w:val="00730EF6"/>
    <w:rsid w:val="007330AF"/>
    <w:rsid w:val="00737FC5"/>
    <w:rsid w:val="00740D7B"/>
    <w:rsid w:val="00763724"/>
    <w:rsid w:val="00773341"/>
    <w:rsid w:val="00780AC8"/>
    <w:rsid w:val="00784E1B"/>
    <w:rsid w:val="0079007B"/>
    <w:rsid w:val="00791019"/>
    <w:rsid w:val="00792CC6"/>
    <w:rsid w:val="007A20CF"/>
    <w:rsid w:val="007A735D"/>
    <w:rsid w:val="007C002C"/>
    <w:rsid w:val="007C1514"/>
    <w:rsid w:val="007C1EF4"/>
    <w:rsid w:val="007C35A0"/>
    <w:rsid w:val="007C61D7"/>
    <w:rsid w:val="007D056C"/>
    <w:rsid w:val="007D6309"/>
    <w:rsid w:val="007D77F7"/>
    <w:rsid w:val="007E2B74"/>
    <w:rsid w:val="007E3546"/>
    <w:rsid w:val="007E3ED6"/>
    <w:rsid w:val="00804670"/>
    <w:rsid w:val="00807C96"/>
    <w:rsid w:val="008113B5"/>
    <w:rsid w:val="00831C8E"/>
    <w:rsid w:val="00832B17"/>
    <w:rsid w:val="00832F22"/>
    <w:rsid w:val="00847D4F"/>
    <w:rsid w:val="00861451"/>
    <w:rsid w:val="00872BBF"/>
    <w:rsid w:val="00881605"/>
    <w:rsid w:val="008A5601"/>
    <w:rsid w:val="008B0A5E"/>
    <w:rsid w:val="008B4DD2"/>
    <w:rsid w:val="008C3E59"/>
    <w:rsid w:val="008C70B4"/>
    <w:rsid w:val="008D4724"/>
    <w:rsid w:val="008D6C21"/>
    <w:rsid w:val="008E1845"/>
    <w:rsid w:val="008F33A4"/>
    <w:rsid w:val="008F7B99"/>
    <w:rsid w:val="00901E89"/>
    <w:rsid w:val="0090242E"/>
    <w:rsid w:val="00902A55"/>
    <w:rsid w:val="00904179"/>
    <w:rsid w:val="0091534B"/>
    <w:rsid w:val="009371C5"/>
    <w:rsid w:val="009469D1"/>
    <w:rsid w:val="00954A51"/>
    <w:rsid w:val="009600A8"/>
    <w:rsid w:val="00963A61"/>
    <w:rsid w:val="00970531"/>
    <w:rsid w:val="00973D71"/>
    <w:rsid w:val="00974854"/>
    <w:rsid w:val="009802E5"/>
    <w:rsid w:val="009806F3"/>
    <w:rsid w:val="00983797"/>
    <w:rsid w:val="00991DC3"/>
    <w:rsid w:val="009A077A"/>
    <w:rsid w:val="009A30B9"/>
    <w:rsid w:val="009B79FE"/>
    <w:rsid w:val="009D0652"/>
    <w:rsid w:val="009D3B8F"/>
    <w:rsid w:val="009D779E"/>
    <w:rsid w:val="009E070C"/>
    <w:rsid w:val="009E1A4D"/>
    <w:rsid w:val="009E2120"/>
    <w:rsid w:val="009E485E"/>
    <w:rsid w:val="009E6C0F"/>
    <w:rsid w:val="009F1F23"/>
    <w:rsid w:val="009F348A"/>
    <w:rsid w:val="009F4DEA"/>
    <w:rsid w:val="009F7FA8"/>
    <w:rsid w:val="00A04EE6"/>
    <w:rsid w:val="00A0648B"/>
    <w:rsid w:val="00A06B0F"/>
    <w:rsid w:val="00A3016F"/>
    <w:rsid w:val="00A32018"/>
    <w:rsid w:val="00A3258A"/>
    <w:rsid w:val="00A35141"/>
    <w:rsid w:val="00A37F1C"/>
    <w:rsid w:val="00A40A21"/>
    <w:rsid w:val="00A46A6B"/>
    <w:rsid w:val="00A52438"/>
    <w:rsid w:val="00A53851"/>
    <w:rsid w:val="00A55375"/>
    <w:rsid w:val="00A603E2"/>
    <w:rsid w:val="00A62153"/>
    <w:rsid w:val="00A63046"/>
    <w:rsid w:val="00A63E30"/>
    <w:rsid w:val="00A719C7"/>
    <w:rsid w:val="00A910EE"/>
    <w:rsid w:val="00AA488A"/>
    <w:rsid w:val="00AB0370"/>
    <w:rsid w:val="00AC1444"/>
    <w:rsid w:val="00AC2FE3"/>
    <w:rsid w:val="00AD1F45"/>
    <w:rsid w:val="00B012D7"/>
    <w:rsid w:val="00B047EA"/>
    <w:rsid w:val="00B04BD5"/>
    <w:rsid w:val="00B10A4C"/>
    <w:rsid w:val="00B11C31"/>
    <w:rsid w:val="00B14005"/>
    <w:rsid w:val="00B324A1"/>
    <w:rsid w:val="00B41298"/>
    <w:rsid w:val="00B42F42"/>
    <w:rsid w:val="00B4471B"/>
    <w:rsid w:val="00B514E7"/>
    <w:rsid w:val="00B556E5"/>
    <w:rsid w:val="00B60709"/>
    <w:rsid w:val="00B75836"/>
    <w:rsid w:val="00B81A84"/>
    <w:rsid w:val="00B85741"/>
    <w:rsid w:val="00B87618"/>
    <w:rsid w:val="00B935ED"/>
    <w:rsid w:val="00B93C3C"/>
    <w:rsid w:val="00B969F7"/>
    <w:rsid w:val="00BA47DE"/>
    <w:rsid w:val="00BA6540"/>
    <w:rsid w:val="00BA7FC1"/>
    <w:rsid w:val="00BB1C80"/>
    <w:rsid w:val="00BB1DE0"/>
    <w:rsid w:val="00BB471A"/>
    <w:rsid w:val="00BC5DA7"/>
    <w:rsid w:val="00BD1175"/>
    <w:rsid w:val="00BD6241"/>
    <w:rsid w:val="00BE4351"/>
    <w:rsid w:val="00BE63BC"/>
    <w:rsid w:val="00BF55C3"/>
    <w:rsid w:val="00C00CDA"/>
    <w:rsid w:val="00C03565"/>
    <w:rsid w:val="00C07739"/>
    <w:rsid w:val="00C11F76"/>
    <w:rsid w:val="00C175CB"/>
    <w:rsid w:val="00C20845"/>
    <w:rsid w:val="00C26543"/>
    <w:rsid w:val="00C26B4C"/>
    <w:rsid w:val="00C32EC5"/>
    <w:rsid w:val="00C44A1E"/>
    <w:rsid w:val="00C53718"/>
    <w:rsid w:val="00C63F1D"/>
    <w:rsid w:val="00C660D3"/>
    <w:rsid w:val="00C679ED"/>
    <w:rsid w:val="00C75C2E"/>
    <w:rsid w:val="00C8239A"/>
    <w:rsid w:val="00C83F2F"/>
    <w:rsid w:val="00C845BD"/>
    <w:rsid w:val="00C85CFA"/>
    <w:rsid w:val="00CA4FCD"/>
    <w:rsid w:val="00CB398B"/>
    <w:rsid w:val="00CC0F9F"/>
    <w:rsid w:val="00CD460D"/>
    <w:rsid w:val="00CD49CB"/>
    <w:rsid w:val="00CE1D0E"/>
    <w:rsid w:val="00CE4DE6"/>
    <w:rsid w:val="00CE6E41"/>
    <w:rsid w:val="00CF5582"/>
    <w:rsid w:val="00D05E71"/>
    <w:rsid w:val="00D15C33"/>
    <w:rsid w:val="00D174D4"/>
    <w:rsid w:val="00D21D44"/>
    <w:rsid w:val="00D33E70"/>
    <w:rsid w:val="00D4760E"/>
    <w:rsid w:val="00D507A8"/>
    <w:rsid w:val="00D53169"/>
    <w:rsid w:val="00D64975"/>
    <w:rsid w:val="00D66099"/>
    <w:rsid w:val="00D67DBA"/>
    <w:rsid w:val="00D72E0D"/>
    <w:rsid w:val="00D77A38"/>
    <w:rsid w:val="00D81C6C"/>
    <w:rsid w:val="00D86B47"/>
    <w:rsid w:val="00D91ED8"/>
    <w:rsid w:val="00DA00D8"/>
    <w:rsid w:val="00DA1365"/>
    <w:rsid w:val="00DA3403"/>
    <w:rsid w:val="00DA4B4B"/>
    <w:rsid w:val="00DB02F4"/>
    <w:rsid w:val="00DB1AD1"/>
    <w:rsid w:val="00DB2ACA"/>
    <w:rsid w:val="00DB7617"/>
    <w:rsid w:val="00DC0D76"/>
    <w:rsid w:val="00DC46A0"/>
    <w:rsid w:val="00DC7FB7"/>
    <w:rsid w:val="00DD3CE7"/>
    <w:rsid w:val="00DD4C08"/>
    <w:rsid w:val="00DF1F11"/>
    <w:rsid w:val="00DF28E2"/>
    <w:rsid w:val="00DF2A69"/>
    <w:rsid w:val="00E02725"/>
    <w:rsid w:val="00E11EA2"/>
    <w:rsid w:val="00E2398A"/>
    <w:rsid w:val="00E24C10"/>
    <w:rsid w:val="00E2771E"/>
    <w:rsid w:val="00E27DE3"/>
    <w:rsid w:val="00E30572"/>
    <w:rsid w:val="00E37535"/>
    <w:rsid w:val="00E37EA3"/>
    <w:rsid w:val="00E42009"/>
    <w:rsid w:val="00E451B9"/>
    <w:rsid w:val="00E57B66"/>
    <w:rsid w:val="00E60634"/>
    <w:rsid w:val="00E60C02"/>
    <w:rsid w:val="00E71535"/>
    <w:rsid w:val="00E84374"/>
    <w:rsid w:val="00E87AE5"/>
    <w:rsid w:val="00E9661A"/>
    <w:rsid w:val="00EA3743"/>
    <w:rsid w:val="00EA41AF"/>
    <w:rsid w:val="00EA6380"/>
    <w:rsid w:val="00EB13AD"/>
    <w:rsid w:val="00EC722A"/>
    <w:rsid w:val="00ED1746"/>
    <w:rsid w:val="00ED5709"/>
    <w:rsid w:val="00EE3570"/>
    <w:rsid w:val="00EE58F2"/>
    <w:rsid w:val="00EF0830"/>
    <w:rsid w:val="00F003EC"/>
    <w:rsid w:val="00F0716C"/>
    <w:rsid w:val="00F116D3"/>
    <w:rsid w:val="00F136A3"/>
    <w:rsid w:val="00F20643"/>
    <w:rsid w:val="00F259DB"/>
    <w:rsid w:val="00F26B59"/>
    <w:rsid w:val="00F421C7"/>
    <w:rsid w:val="00F42C22"/>
    <w:rsid w:val="00F42FCD"/>
    <w:rsid w:val="00F45813"/>
    <w:rsid w:val="00F47A09"/>
    <w:rsid w:val="00F50CF8"/>
    <w:rsid w:val="00F56822"/>
    <w:rsid w:val="00F57034"/>
    <w:rsid w:val="00F71DB6"/>
    <w:rsid w:val="00F80682"/>
    <w:rsid w:val="00F80881"/>
    <w:rsid w:val="00F8545B"/>
    <w:rsid w:val="00F85740"/>
    <w:rsid w:val="00F954D8"/>
    <w:rsid w:val="00FA59A4"/>
    <w:rsid w:val="00FB0A8D"/>
    <w:rsid w:val="00FC3341"/>
    <w:rsid w:val="00FC65DE"/>
    <w:rsid w:val="00FD2137"/>
    <w:rsid w:val="00FE0091"/>
    <w:rsid w:val="00FE146F"/>
    <w:rsid w:val="00FE25E7"/>
    <w:rsid w:val="00FF020C"/>
    <w:rsid w:val="00FF139E"/>
    <w:rsid w:val="00FF1F58"/>
    <w:rsid w:val="00FF6D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38347B2E-DC0F-441F-A38F-0333168A6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0B4"/>
    <w:pPr>
      <w:spacing w:before="120" w:after="120" w:line="36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F0716C"/>
    <w:pPr>
      <w:tabs>
        <w:tab w:val="num" w:pos="720"/>
      </w:tabs>
      <w:outlineLvl w:val="0"/>
    </w:pPr>
    <w:rPr>
      <w:b/>
      <w:bCs/>
    </w:rPr>
  </w:style>
  <w:style w:type="paragraph" w:styleId="Ttulo2">
    <w:name w:val="heading 2"/>
    <w:basedOn w:val="Normal"/>
    <w:next w:val="Normal"/>
    <w:link w:val="Ttulo2Car"/>
    <w:uiPriority w:val="9"/>
    <w:unhideWhenUsed/>
    <w:qFormat/>
    <w:rsid w:val="00F0716C"/>
    <w:pPr>
      <w:outlineLvl w:val="1"/>
    </w:pPr>
    <w:rPr>
      <w:b/>
      <w:lang w:val="es-ES"/>
    </w:rPr>
  </w:style>
  <w:style w:type="paragraph" w:styleId="Ttulo3">
    <w:name w:val="heading 3"/>
    <w:basedOn w:val="Normal"/>
    <w:next w:val="Normal"/>
    <w:link w:val="Ttulo3Car"/>
    <w:uiPriority w:val="9"/>
    <w:unhideWhenUsed/>
    <w:qFormat/>
    <w:rsid w:val="00F0716C"/>
    <w:pPr>
      <w:outlineLvl w:val="2"/>
    </w:pPr>
    <w:rPr>
      <w:b/>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F0716C"/>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paragraph" w:styleId="Descripcin">
    <w:name w:val="caption"/>
    <w:basedOn w:val="Normal"/>
    <w:next w:val="Normal"/>
    <w:uiPriority w:val="35"/>
    <w:unhideWhenUsed/>
    <w:qFormat/>
    <w:rsid w:val="00F0716C"/>
    <w:pPr>
      <w:spacing w:after="200" w:line="240" w:lineRule="auto"/>
    </w:pPr>
    <w:rPr>
      <w:bCs/>
      <w:i/>
      <w:color w:val="auto"/>
      <w:sz w:val="18"/>
      <w:szCs w:val="18"/>
    </w:rPr>
  </w:style>
  <w:style w:type="character" w:customStyle="1" w:styleId="Ttulo2Car">
    <w:name w:val="Título 2 Car"/>
    <w:basedOn w:val="Fuentedeprrafopredeter"/>
    <w:link w:val="Ttulo2"/>
    <w:uiPriority w:val="9"/>
    <w:rsid w:val="00F0716C"/>
    <w:rPr>
      <w:rFonts w:ascii="Arial" w:eastAsia="Arial" w:hAnsi="Arial" w:cs="Arial"/>
      <w:b/>
      <w:color w:val="000000"/>
      <w:lang w:val="es-ES" w:eastAsia="es-CO"/>
    </w:rPr>
  </w:style>
  <w:style w:type="character" w:customStyle="1" w:styleId="Ttulo3Car">
    <w:name w:val="Título 3 Car"/>
    <w:basedOn w:val="Fuentedeprrafopredeter"/>
    <w:link w:val="Ttulo3"/>
    <w:uiPriority w:val="9"/>
    <w:rsid w:val="00F0716C"/>
    <w:rPr>
      <w:rFonts w:ascii="Arial" w:eastAsia="Arial" w:hAnsi="Arial" w:cs="Arial"/>
      <w:b/>
      <w:color w:val="000000"/>
      <w:lang w:val="es-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FFA18D56-8D8C-43BA-BC3A-E6D5BF86A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13</Pages>
  <Words>1458</Words>
  <Characters>8024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Ingrid Nathaly Rangel Muñoz</cp:lastModifiedBy>
  <cp:revision>6</cp:revision>
  <cp:lastPrinted>2014-01-03T21:36:00Z</cp:lastPrinted>
  <dcterms:created xsi:type="dcterms:W3CDTF">2014-01-03T21:36:00Z</dcterms:created>
  <dcterms:modified xsi:type="dcterms:W3CDTF">2018-08-15T23:35:00Z</dcterms:modified>
</cp:coreProperties>
</file>